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41093A">
      <w:pPr>
        <w:bidi w:val="0"/>
        <w:rPr>
          <w:rFonts w:hint="eastAsia"/>
        </w:rPr>
      </w:pPr>
      <w:r>
        <w:rPr>
          <w:rFonts w:hint="eastAsia"/>
        </w:rPr>
        <w:t>2025年3月份脐橙管理</w:t>
      </w:r>
    </w:p>
    <w:p w14:paraId="2F8C6E94">
      <w:pPr>
        <w:bidi w:val="0"/>
        <w:rPr>
          <w:rFonts w:hint="eastAsia"/>
        </w:rPr>
      </w:pPr>
      <w:r>
        <w:rPr>
          <w:rFonts w:hint="eastAsia"/>
        </w:rPr>
        <w:t>3月节气：3月5日（惊蛰）、3月20日（春分）。</w:t>
      </w:r>
    </w:p>
    <w:p w14:paraId="535EA003">
      <w:pPr>
        <w:bidi w:val="0"/>
        <w:rPr>
          <w:rFonts w:hint="eastAsia"/>
        </w:rPr>
      </w:pPr>
      <w:r>
        <w:rPr>
          <w:rFonts w:hint="eastAsia"/>
        </w:rPr>
        <w:t>物候期：本月在惊蛰、春分期间，脐橙正值处在春芽萌发、春梢生长期，柑橘露白。</w:t>
      </w:r>
    </w:p>
    <w:p w14:paraId="06D7E05D">
      <w:pPr>
        <w:bidi w:val="0"/>
        <w:rPr>
          <w:rFonts w:hint="eastAsia"/>
        </w:rPr>
      </w:pPr>
      <w:r>
        <w:rPr>
          <w:rFonts w:hint="eastAsia"/>
          <w:lang w:val="en-US" w:eastAsia="zh-CN"/>
        </w:rPr>
        <w:t>一、节   气  </w:t>
      </w:r>
    </w:p>
    <w:p w14:paraId="50CBFBFD">
      <w:pPr>
        <w:bidi w:val="0"/>
        <w:rPr>
          <w:rFonts w:hint="eastAsia"/>
        </w:rPr>
      </w:pPr>
      <w:r>
        <w:rPr>
          <w:rFonts w:hint="eastAsia"/>
        </w:rPr>
        <w:t>惊蛰节气中的“蛰”有“藏”的意思，指钻到土里冬眠的昆虫和小动物在第二年回春后被春雷惊醒过来并开始出土活动，故称“惊蛰”。惊蛰时节由于春风送暖，春雨滋润，春雷催醒，这个时节的大自然，不论是指植物还是动物，都进入旺盛的生长期，展现万象更新，一派生机盎然的美丽景色。</w:t>
      </w:r>
    </w:p>
    <w:p w14:paraId="0A7958B7">
      <w:pPr>
        <w:bidi w:val="0"/>
        <w:rPr>
          <w:rFonts w:hint="eastAsia"/>
        </w:rPr>
      </w:pPr>
      <w:r>
        <w:rPr>
          <w:rFonts w:hint="eastAsia"/>
        </w:rPr>
        <w:t>为此，在脐橙果树的肥水管理上，应根据节期间气温降水情况合理安排追施果树的“春芽肥”。</w:t>
      </w:r>
    </w:p>
    <w:p w14:paraId="6088F060">
      <w:pPr>
        <w:bidi w:val="0"/>
        <w:rPr>
          <w:rFonts w:hint="eastAsia"/>
        </w:rPr>
      </w:pPr>
      <w:r>
        <w:rPr>
          <w:rFonts w:hint="eastAsia"/>
        </w:rPr>
        <w:t>春分节气中的“分”表示春分这一天昼夜。一年之计在于春，进入春分节气后，气温明显升高，此时大部分越冬作物将进入春季生长阶段，春播在即。民间有“惊蛰早，清明迟”，春分播种正当时的说法，春分时节气温回升较快，春雨增多，市场会出现一段时间气温持续偏低，这种天气现象，俗称为“倒寒春”。为此，在脐橙等果树的管理上，要谨防“倒寒春”对果树造成的危害，也就是要提前做好预防“倒寒春”对果树造成冷害的措施，从而达到丰收丰产的目的。  </w:t>
      </w:r>
    </w:p>
    <w:p w14:paraId="2DCD9A6A">
      <w:pPr>
        <w:bidi w:val="0"/>
        <w:rPr>
          <w:rFonts w:hint="eastAsia"/>
        </w:rPr>
      </w:pPr>
      <w:r>
        <w:rPr>
          <w:rFonts w:hint="eastAsia"/>
          <w:lang w:val="en-US" w:eastAsia="zh-CN"/>
        </w:rPr>
        <w:t>二、物 候 期  </w:t>
      </w:r>
    </w:p>
    <w:p w14:paraId="309047D3">
      <w:pPr>
        <w:bidi w:val="0"/>
        <w:rPr>
          <w:rFonts w:hint="eastAsia"/>
        </w:rPr>
      </w:pPr>
      <w:r>
        <w:rPr>
          <w:rFonts w:hint="eastAsia"/>
        </w:rPr>
        <w:t>在惊蛰、春分期间，脐橙正值处在春芽萌发、春梢生长期，柑橘露白</w:t>
      </w:r>
    </w:p>
    <w:p w14:paraId="474CEB18">
      <w:pPr>
        <w:bidi w:val="0"/>
        <w:rPr>
          <w:rFonts w:hint="eastAsia"/>
        </w:rPr>
      </w:pPr>
      <w:r>
        <w:rPr>
          <w:rFonts w:hint="eastAsia"/>
          <w:lang w:val="en-US" w:eastAsia="zh-CN"/>
        </w:rPr>
        <w:t>三、防控对象  </w:t>
      </w:r>
    </w:p>
    <w:p w14:paraId="46B9467E">
      <w:pPr>
        <w:bidi w:val="0"/>
        <w:rPr>
          <w:rFonts w:hint="eastAsia"/>
        </w:rPr>
      </w:pPr>
      <w:r>
        <w:rPr>
          <w:rFonts w:hint="eastAsia"/>
        </w:rPr>
        <w:t>1. 当前脐橙防控的疾病：溃疡病、炭疽病、沙皮病、黑星病、褐斑病、黄斑病、（温柑类）疮痂病、冬黄病及青苔等。</w:t>
      </w:r>
    </w:p>
    <w:p w14:paraId="6E794429">
      <w:pPr>
        <w:bidi w:val="0"/>
        <w:rPr>
          <w:rFonts w:hint="eastAsia"/>
        </w:rPr>
      </w:pPr>
      <w:r>
        <w:rPr>
          <w:rFonts w:hint="eastAsia"/>
        </w:rPr>
        <w:t>2. 当前脐橙防控的虫螨害：红蜘蛛、黄蜘蛛、木虱、蚜虫潜叶蛾、蓟马、花蕾蛆灰象甲等。</w:t>
      </w:r>
    </w:p>
    <w:p w14:paraId="16F3F07E">
      <w:pPr>
        <w:bidi w:val="0"/>
        <w:rPr>
          <w:rFonts w:hint="eastAsia"/>
        </w:rPr>
      </w:pPr>
      <w:r>
        <w:rPr>
          <w:rFonts w:hint="eastAsia"/>
          <w:lang w:val="en-US" w:eastAsia="zh-CN"/>
        </w:rPr>
        <w:t>四、需肥特点  </w:t>
      </w:r>
    </w:p>
    <w:p w14:paraId="31A723D5">
      <w:pPr>
        <w:bidi w:val="0"/>
        <w:rPr>
          <w:rFonts w:hint="eastAsia"/>
        </w:rPr>
      </w:pPr>
      <w:r>
        <w:rPr>
          <w:rFonts w:hint="eastAsia"/>
        </w:rPr>
        <w:t>根据当前脐橙所处的物候特点及脐橙的生物、生态、生理特性。此时脐橙果树对肥料的需求是以氮肥为主，结合适量的磷、钾肥和中微量元素（微必威）（特别是硼、镁、钙），同时可结合病虫害的防治叶面肥追施。</w:t>
      </w:r>
    </w:p>
    <w:p w14:paraId="051377CA">
      <w:pPr>
        <w:bidi w:val="0"/>
        <w:rPr>
          <w:rFonts w:hint="eastAsia"/>
        </w:rPr>
      </w:pPr>
      <w:r>
        <w:rPr>
          <w:rFonts w:hint="eastAsia"/>
          <w:lang w:val="en-US" w:eastAsia="zh-CN"/>
        </w:rPr>
        <w:t>五、工作中心  </w:t>
      </w:r>
    </w:p>
    <w:p w14:paraId="7DA7E58C">
      <w:pPr>
        <w:bidi w:val="0"/>
        <w:rPr>
          <w:rFonts w:hint="eastAsia"/>
        </w:rPr>
      </w:pPr>
      <w:r>
        <w:rPr>
          <w:rFonts w:hint="eastAsia"/>
        </w:rPr>
        <w:t>为科学应对当前柑橘黄龙病的严峻形势，扎实做好春季柑橘果园管理，确保不误农时农事，拟定本管理技术要点。</w:t>
      </w:r>
    </w:p>
    <w:p w14:paraId="552F066C">
      <w:pPr>
        <w:bidi w:val="0"/>
        <w:rPr>
          <w:rFonts w:hint="eastAsia"/>
        </w:rPr>
      </w:pPr>
      <w:r>
        <w:rPr>
          <w:rFonts w:hint="eastAsia"/>
        </w:rPr>
        <w:t>一、春季清园</w:t>
      </w:r>
    </w:p>
    <w:p w14:paraId="0B72DCB9">
      <w:pPr>
        <w:bidi w:val="0"/>
        <w:rPr>
          <w:rFonts w:hint="eastAsia"/>
        </w:rPr>
      </w:pPr>
      <w:r>
        <w:rPr>
          <w:rFonts w:hint="eastAsia"/>
        </w:rPr>
        <w:t>果园清园是一项重要工作，清园做的好可以降低果园病虫的基数，减轻春季管理的劳动强度。</w:t>
      </w:r>
    </w:p>
    <w:p w14:paraId="7AB4F23B">
      <w:pPr>
        <w:bidi w:val="0"/>
        <w:rPr>
          <w:rFonts w:hint="eastAsia"/>
        </w:rPr>
      </w:pPr>
      <w:r>
        <w:rPr>
          <w:rFonts w:hint="eastAsia"/>
        </w:rPr>
        <w:t>未进行冬季清园的果园应做好以下工作：</w:t>
      </w:r>
    </w:p>
    <w:p w14:paraId="3A969AAA">
      <w:pPr>
        <w:bidi w:val="0"/>
        <w:rPr>
          <w:rFonts w:hint="eastAsia"/>
        </w:rPr>
      </w:pPr>
      <w:r>
        <w:rPr>
          <w:rFonts w:hint="eastAsia"/>
        </w:rPr>
        <w:t>1. 春芽萌发前喷洒1次开园药，降低全年病虫害基数。据观察部分果园冬季清园不彻底，红蜘蛛有爆发的现象</w:t>
      </w:r>
    </w:p>
    <w:p w14:paraId="5D965EF0">
      <w:pPr>
        <w:bidi w:val="0"/>
        <w:rPr>
          <w:rFonts w:hint="eastAsia"/>
        </w:rPr>
      </w:pPr>
      <w:r>
        <w:rPr>
          <w:rFonts w:hint="eastAsia"/>
        </w:rPr>
        <w:t>2. 清除果园内的枯枝落叶、杂草及落果等，并带出果园集中深埋。</w:t>
      </w:r>
    </w:p>
    <w:p w14:paraId="35544158">
      <w:pPr>
        <w:bidi w:val="0"/>
        <w:rPr>
          <w:rFonts w:hint="eastAsia"/>
        </w:rPr>
      </w:pPr>
      <w:r>
        <w:rPr>
          <w:rFonts w:hint="eastAsia"/>
        </w:rPr>
        <w:t>3. 结合清园撒施石灰进行中耕，疏松土壤，杀灭越冬病虫，中耕深度以10-15厘米为宜。</w:t>
      </w:r>
    </w:p>
    <w:p w14:paraId="6106375A">
      <w:pPr>
        <w:bidi w:val="0"/>
        <w:rPr>
          <w:rFonts w:hint="eastAsia"/>
        </w:rPr>
      </w:pPr>
      <w:r>
        <w:rPr>
          <w:rFonts w:hint="eastAsia"/>
        </w:rPr>
        <w:t>二、重施春肥</w:t>
      </w:r>
    </w:p>
    <w:p w14:paraId="1DACFD8B">
      <w:pPr>
        <w:bidi w:val="0"/>
        <w:rPr>
          <w:rFonts w:hint="eastAsia"/>
        </w:rPr>
      </w:pPr>
      <w:r>
        <w:rPr>
          <w:rFonts w:hint="eastAsia"/>
        </w:rPr>
        <w:t>1. 追施肥料，补充树体养分。对树势偏弱、去年挂果较多的果树，增施有机肥和复合肥，尽快恢复树势，促进树体萌芽、开花和坐果。</w:t>
      </w:r>
    </w:p>
    <w:p w14:paraId="420CA153">
      <w:pPr>
        <w:bidi w:val="0"/>
        <w:rPr>
          <w:rFonts w:hint="eastAsia"/>
        </w:rPr>
      </w:pPr>
      <w:r>
        <w:rPr>
          <w:rFonts w:hint="eastAsia"/>
        </w:rPr>
        <w:t>2. 花期补肥，在现蕾到初花期各喷一次营养元素和功能性叶面肥</w:t>
      </w:r>
    </w:p>
    <w:p w14:paraId="2F497B2E">
      <w:pPr>
        <w:bidi w:val="0"/>
        <w:rPr>
          <w:rFonts w:hint="eastAsia"/>
        </w:rPr>
      </w:pPr>
      <w:r>
        <w:rPr>
          <w:rFonts w:hint="eastAsia"/>
        </w:rPr>
        <w:t>三、春季修剪</w:t>
      </w:r>
    </w:p>
    <w:p w14:paraId="5B36CAF0">
      <w:pPr>
        <w:bidi w:val="0"/>
        <w:rPr>
          <w:rFonts w:hint="eastAsia"/>
        </w:rPr>
      </w:pPr>
      <w:r>
        <w:rPr>
          <w:rFonts w:hint="eastAsia"/>
        </w:rPr>
        <w:t>1. 冬季修剪没有完成的果园，应充分利用晴好无雨天气，抓紧在萌芽前后完成修剪，以减少无效枝、提高花果质量。</w:t>
      </w:r>
    </w:p>
    <w:p w14:paraId="7DFD6CE7">
      <w:pPr>
        <w:bidi w:val="0"/>
        <w:rPr>
          <w:rFonts w:hint="eastAsia"/>
        </w:rPr>
      </w:pPr>
      <w:r>
        <w:rPr>
          <w:rFonts w:hint="eastAsia"/>
        </w:rPr>
        <w:t>2. 幼树应适时抹芽疏梢，按整形要求抹掉生长角度不好的芽、梢，疏除丛生枝、过密枝，疏除所有花蕾，以利尽快扩大树冠。</w:t>
      </w:r>
    </w:p>
    <w:p w14:paraId="48F00F74">
      <w:pPr>
        <w:bidi w:val="0"/>
        <w:rPr>
          <w:rFonts w:hint="eastAsia"/>
        </w:rPr>
      </w:pPr>
      <w:r>
        <w:rPr>
          <w:rFonts w:hint="eastAsia"/>
        </w:rPr>
        <w:t>四、清沟排水</w:t>
      </w:r>
    </w:p>
    <w:p w14:paraId="00B73413">
      <w:pPr>
        <w:bidi w:val="0"/>
        <w:rPr>
          <w:rFonts w:hint="eastAsia"/>
        </w:rPr>
      </w:pPr>
      <w:r>
        <w:rPr>
          <w:rFonts w:hint="eastAsia"/>
        </w:rPr>
        <w:t>春季多雨，做好沟渠修整，及时清沟排水，避免雨季积水影响果树根系生长。</w:t>
      </w:r>
    </w:p>
    <w:p w14:paraId="009EE61A">
      <w:pPr>
        <w:bidi w:val="0"/>
        <w:rPr>
          <w:rFonts w:hint="eastAsia"/>
        </w:rPr>
      </w:pPr>
      <w:r>
        <w:rPr>
          <w:rFonts w:hint="eastAsia"/>
        </w:rPr>
        <w:t>五、保花保果</w:t>
      </w:r>
    </w:p>
    <w:p w14:paraId="28992407">
      <w:pPr>
        <w:bidi w:val="0"/>
        <w:rPr>
          <w:rFonts w:hint="eastAsia"/>
        </w:rPr>
      </w:pPr>
      <w:r>
        <w:rPr>
          <w:rFonts w:hint="eastAsia"/>
        </w:rPr>
        <w:t>由于去年秋冬干旱，今年早春倒春寒，预计柑橘开花比往年更整齐但芽质量可能较差，提高花质保花工作不能放松。</w:t>
      </w:r>
    </w:p>
    <w:p w14:paraId="0A3F72A4">
      <w:pPr>
        <w:bidi w:val="0"/>
        <w:rPr>
          <w:rFonts w:hint="eastAsia"/>
        </w:rPr>
      </w:pPr>
      <w:r>
        <w:rPr>
          <w:rFonts w:hint="eastAsia"/>
        </w:rPr>
        <w:t>1. 根据各个果园的初花、盛花、谢花及第一次生理落果程度，结合病虫防治，选好适合的生长调节剂、杀菌剂、杀虫剂、叶面肥，喷洒树冠正反两面。</w:t>
      </w:r>
    </w:p>
    <w:p w14:paraId="47C3A513">
      <w:pPr>
        <w:bidi w:val="0"/>
        <w:rPr>
          <w:rFonts w:hint="eastAsia"/>
        </w:rPr>
      </w:pPr>
      <w:r>
        <w:rPr>
          <w:rFonts w:hint="eastAsia"/>
        </w:rPr>
        <w:t>2. 关注天气，开花至谢花期遇阴雨天气时，及时摇落开后花瓣，预防花瓣腐烂粘附子房，减少灰霉病和花皮果的发生</w:t>
      </w:r>
    </w:p>
    <w:p w14:paraId="08A2B6B2">
      <w:pPr>
        <w:bidi w:val="0"/>
        <w:rPr>
          <w:rFonts w:hint="default"/>
        </w:rPr>
      </w:pPr>
      <w:r>
        <w:rPr>
          <w:rFonts w:hint="eastAsia"/>
        </w:rPr>
        <w:t>8月果园管理技术要点</w:t>
      </w:r>
    </w:p>
    <w:p w14:paraId="36FC85E1">
      <w:pPr>
        <w:bidi w:val="0"/>
        <w:rPr>
          <w:rFonts w:hint="eastAsia"/>
        </w:rPr>
      </w:pPr>
      <w:r>
        <w:rPr>
          <w:rFonts w:hint="default"/>
          <w:lang w:val="en-US" w:eastAsia="zh-CN"/>
        </w:rPr>
        <w:t>一、物候期</w:t>
      </w:r>
    </w:p>
    <w:p w14:paraId="510259C5">
      <w:pPr>
        <w:bidi w:val="0"/>
        <w:rPr>
          <w:rFonts w:hint="eastAsia"/>
        </w:rPr>
      </w:pPr>
      <w:r>
        <w:rPr>
          <w:rFonts w:hint="default"/>
          <w:lang w:val="en-US" w:eastAsia="zh-CN"/>
        </w:rPr>
        <w:t>脐橙果实膨大期、秋梢抽生期。</w:t>
      </w:r>
    </w:p>
    <w:p w14:paraId="790F1DDF">
      <w:pPr>
        <w:bidi w:val="0"/>
        <w:rPr>
          <w:rFonts w:hint="eastAsia"/>
        </w:rPr>
      </w:pPr>
      <w:r>
        <w:rPr>
          <w:rFonts w:hint="eastAsia"/>
          <w:lang w:val="en-US" w:eastAsia="zh-CN"/>
        </w:rPr>
        <w:t>二、农事操作</w:t>
      </w:r>
    </w:p>
    <w:p w14:paraId="13B4C96B">
      <w:pPr>
        <w:bidi w:val="0"/>
        <w:rPr>
          <w:rFonts w:hint="eastAsia"/>
        </w:rPr>
      </w:pPr>
      <w:r>
        <w:rPr>
          <w:rFonts w:hint="eastAsia"/>
          <w:lang w:val="en-US" w:eastAsia="zh-CN"/>
        </w:rPr>
        <w:t>（一）统放秋梢</w:t>
      </w:r>
    </w:p>
    <w:p w14:paraId="77F33160">
      <w:pPr>
        <w:bidi w:val="0"/>
        <w:rPr>
          <w:rFonts w:hint="eastAsia"/>
        </w:rPr>
      </w:pPr>
      <w:r>
        <w:rPr>
          <w:rFonts w:hint="eastAsia"/>
          <w:lang w:val="en-US" w:eastAsia="zh-CN"/>
        </w:rPr>
        <w:t>1.抹除零星萌发的嫩梢，统一放梢保梢。</w:t>
      </w:r>
    </w:p>
    <w:p w14:paraId="0462787B">
      <w:pPr>
        <w:bidi w:val="0"/>
        <w:rPr>
          <w:rFonts w:hint="eastAsia"/>
        </w:rPr>
      </w:pPr>
      <w:r>
        <w:rPr>
          <w:rFonts w:hint="eastAsia"/>
          <w:lang w:val="en-US" w:eastAsia="zh-CN"/>
        </w:rPr>
        <w:t>2.结合雨水情况，未放大暑梢的力争在 8 月上中旬统一放梢。</w:t>
      </w:r>
    </w:p>
    <w:p w14:paraId="335C3C47">
      <w:pPr>
        <w:bidi w:val="0"/>
        <w:rPr>
          <w:rFonts w:hint="eastAsia"/>
        </w:rPr>
      </w:pPr>
      <w:r>
        <w:rPr>
          <w:rFonts w:hint="eastAsia"/>
          <w:lang w:val="en-US" w:eastAsia="zh-CN"/>
        </w:rPr>
        <w:t>（二）施好壮果肥</w:t>
      </w:r>
    </w:p>
    <w:p w14:paraId="0A76CE2E">
      <w:pPr>
        <w:bidi w:val="0"/>
        <w:rPr>
          <w:rFonts w:hint="eastAsia"/>
        </w:rPr>
      </w:pPr>
      <w:r>
        <w:rPr>
          <w:rFonts w:hint="eastAsia"/>
          <w:lang w:val="en-US" w:eastAsia="zh-CN"/>
        </w:rPr>
        <w:t>1.放梢前做好肥水管理，浇施发酵腐熟麸饼水加高钾复合肥和黄腐酸钾水溶肥，同时添加镁、锌、硼等中微量元素。</w:t>
      </w:r>
    </w:p>
    <w:p w14:paraId="44DBA056">
      <w:pPr>
        <w:bidi w:val="0"/>
        <w:rPr>
          <w:rFonts w:hint="eastAsia"/>
        </w:rPr>
      </w:pPr>
      <w:r>
        <w:rPr>
          <w:rFonts w:hint="eastAsia"/>
          <w:lang w:val="en-US" w:eastAsia="zh-CN"/>
        </w:rPr>
        <w:t>2.树势偏弱、结果多、果实偏小的脐橙园，可结合灌水适当加施冲施速效肥，或者结合喷药进行1-2次叶面施肥，增强树势，促进果实膨大。</w:t>
      </w:r>
    </w:p>
    <w:p w14:paraId="1E10FDDF">
      <w:pPr>
        <w:bidi w:val="0"/>
        <w:rPr>
          <w:rFonts w:hint="eastAsia"/>
        </w:rPr>
      </w:pPr>
      <w:r>
        <w:rPr>
          <w:rFonts w:hint="eastAsia"/>
          <w:lang w:val="en-US" w:eastAsia="zh-CN"/>
        </w:rPr>
        <w:t>（三）病虫害防治</w:t>
      </w:r>
    </w:p>
    <w:p w14:paraId="6E65E7D6">
      <w:pPr>
        <w:bidi w:val="0"/>
        <w:rPr>
          <w:rFonts w:hint="eastAsia"/>
        </w:rPr>
      </w:pPr>
      <w:r>
        <w:rPr>
          <w:rFonts w:hint="eastAsia"/>
          <w:lang w:val="en-US" w:eastAsia="zh-CN"/>
        </w:rPr>
        <w:t>放梢后及时防治病虫害，主要病虫有溃疡病、炭疽病、潜叶蛾、粉虱、锈壁虱、柑橘木虱、蚜虫等，尤其是台风过后，木虱发生将加重，重点做好木虱、溃疡病的防治工作，做到“一梢三药”。第一次用药：秋梢长 0.5—1cm 左右；第二次用药：秋梢展叶转绿时。对于果园虫口基数大的可适当增加防治次数。注意避开高温时段打药，一般在早上 10 点前结束，下午 4 点半后开始，减少药害和中毒事件。药剂可选用：20%氯虫苯甲酰胺、20%噻虫胺、20%呋虫胺、25%噻虫嗪、4.5%高效氯氰菊酯、77%硫酸铜钙、33.5%喹啉铜等。同时可利用木虱成虫的趋黄性进行引诱，结合悬挂黄板等生物防治。</w:t>
      </w:r>
    </w:p>
    <w:p w14:paraId="29FD1DBE">
      <w:pPr>
        <w:bidi w:val="0"/>
        <w:rPr>
          <w:rFonts w:hint="eastAsia"/>
        </w:rPr>
      </w:pPr>
      <w:r>
        <w:rPr>
          <w:rFonts w:hint="eastAsia"/>
          <w:lang w:val="en-US" w:eastAsia="zh-CN"/>
        </w:rPr>
        <w:t>（四）防旱抗旱</w:t>
      </w:r>
    </w:p>
    <w:p w14:paraId="1030AC47">
      <w:pPr>
        <w:bidi w:val="0"/>
        <w:rPr>
          <w:rFonts w:hint="eastAsia"/>
        </w:rPr>
      </w:pPr>
      <w:r>
        <w:rPr>
          <w:rFonts w:hint="eastAsia"/>
          <w:lang w:val="en-US" w:eastAsia="zh-CN"/>
        </w:rPr>
        <w:t>1.保墒抗旱。全园进行树盘浅耕松土，覆盖杂草保墒抗旱，特别是幼龄果园尤其重要。覆盖厚度要达到15厘米以上，否则达不到应有效果。覆盖杂草时，应注意在主干附近留有直径10厘米左右的空隙，以防杂草腐烂危及主干。</w:t>
      </w:r>
    </w:p>
    <w:p w14:paraId="33FDFE12">
      <w:pPr>
        <w:bidi w:val="0"/>
        <w:rPr>
          <w:rFonts w:hint="eastAsia"/>
        </w:rPr>
      </w:pPr>
      <w:r>
        <w:rPr>
          <w:rFonts w:hint="eastAsia"/>
          <w:lang w:val="en-US" w:eastAsia="zh-CN"/>
        </w:rPr>
        <w:t>2.灌水抗旱。以十天为一个周期，持续晴热高温无大雨天气，应利用早晨（10点半前）、傍晚（下午5点后）及时进行一次充分灌水，7-10天灌水一次。每株浇水40-60公斤，其中挂果树每株浇水120斤，幼树每株浇水80斤；或滴灌3-5小时（一株树2个滴头）。没有节水灌溉系统，而且水源较紧缺的脐橙园，可沿树冠滴水线挖3-4个直径30厘米、深40厘米左右的深坑，坑内放些杂草，每次浇水时都将水灌注到坑内，这样既可以节约用水，又可迅速提高灌水效率。</w:t>
      </w:r>
    </w:p>
    <w:p w14:paraId="70FFDA02">
      <w:pPr>
        <w:bidi w:val="0"/>
        <w:rPr>
          <w:rFonts w:hint="eastAsia"/>
        </w:rPr>
      </w:pPr>
      <w:r>
        <w:rPr>
          <w:rFonts w:hint="eastAsia"/>
          <w:lang w:val="en-US" w:eastAsia="zh-CN"/>
        </w:rPr>
        <w:t>3.若遇到中到大雨天气及时巡视果园，排除脐橙园内积水，修复被暴雨冲崩塌的果园沟渠、梯带，并注意雨天引水入塘、入池。</w:t>
      </w:r>
    </w:p>
    <w:p w14:paraId="70D8524D">
      <w:pPr>
        <w:bidi w:val="0"/>
        <w:rPr>
          <w:rFonts w:hint="eastAsia"/>
        </w:rPr>
      </w:pPr>
      <w:r>
        <w:rPr>
          <w:rFonts w:hint="eastAsia"/>
          <w:lang w:val="en-US" w:eastAsia="zh-CN"/>
        </w:rPr>
        <w:t>（五）防范日灼</w:t>
      </w:r>
    </w:p>
    <w:p w14:paraId="58B73996">
      <w:pPr>
        <w:bidi w:val="0"/>
        <w:rPr>
          <w:rFonts w:hint="eastAsia"/>
        </w:rPr>
      </w:pPr>
      <w:r>
        <w:rPr>
          <w:rFonts w:hint="eastAsia"/>
          <w:lang w:val="en-US" w:eastAsia="zh-CN"/>
        </w:rPr>
        <w:t>树冠上部外围向阳面果实，可采取放梢遮果、喷洒1％的石灰水、贴白纸、喷涂白剂或者套袋等方法，防范果实日灼。</w:t>
      </w:r>
    </w:p>
    <w:p w14:paraId="3EDCAE67">
      <w:pPr>
        <w:bidi w:val="0"/>
        <w:rPr>
          <w:rFonts w:hint="eastAsia"/>
        </w:rPr>
      </w:pPr>
      <w:r>
        <w:rPr>
          <w:rFonts w:hint="eastAsia"/>
          <w:lang w:val="en-US" w:eastAsia="zh-CN"/>
        </w:rPr>
        <w:t>（六）防裂果</w:t>
      </w:r>
    </w:p>
    <w:p w14:paraId="76C9FEAF">
      <w:pPr>
        <w:bidi w:val="0"/>
        <w:rPr>
          <w:rFonts w:hint="eastAsia"/>
        </w:rPr>
      </w:pPr>
      <w:r>
        <w:rPr>
          <w:rFonts w:hint="eastAsia"/>
          <w:lang w:val="en-US" w:eastAsia="zh-CN"/>
        </w:rPr>
        <w:t>在久晴台风暴雨前，树冠喷一次2-3%石灰水＋0.2%硫酸钾或喷一次硝酸钙，增加果皮韧性以防止或减轻裂果。</w:t>
      </w:r>
    </w:p>
    <w:p w14:paraId="2CD0252A">
      <w:pPr>
        <w:bidi w:val="0"/>
        <w:rPr>
          <w:rFonts w:hint="eastAsia"/>
        </w:rPr>
      </w:pPr>
      <w:r>
        <w:rPr>
          <w:rFonts w:hint="eastAsia"/>
          <w:lang w:val="en-US" w:eastAsia="zh-CN"/>
        </w:rPr>
        <w:t>（七）注意防范安全隐患</w:t>
      </w:r>
    </w:p>
    <w:p w14:paraId="7E99212D">
      <w:pPr>
        <w:bidi w:val="0"/>
        <w:rPr>
          <w:rFonts w:hint="eastAsia"/>
        </w:rPr>
      </w:pPr>
      <w:r>
        <w:rPr>
          <w:rFonts w:hint="eastAsia"/>
          <w:lang w:val="en-US" w:eastAsia="zh-CN"/>
        </w:rPr>
        <w:t>随着气温回升，浇施动植物发酵肥的果园，注意防范沤肥池等有限空间中毒、窒息隐患，严禁下池作业。同时注意防范其他果业领域如蓄水池淹溺、农药中毒、高温中暑、果园触电等安全隐患。</w:t>
      </w:r>
    </w:p>
    <w:p w14:paraId="6F0204D4">
      <w:pPr>
        <w:bidi w:val="0"/>
        <w:rPr>
          <w:rFonts w:hint="default"/>
        </w:rPr>
      </w:pPr>
      <w:r>
        <w:rPr>
          <w:rFonts w:hint="eastAsia"/>
        </w:rPr>
        <w:t>脐橙冬季栽培管理技术要点</w:t>
      </w:r>
    </w:p>
    <w:p w14:paraId="73B13F7E">
      <w:pPr>
        <w:bidi w:val="0"/>
        <w:rPr>
          <w:rFonts w:hint="eastAsia"/>
        </w:rPr>
      </w:pPr>
      <w:r>
        <w:rPr>
          <w:rFonts w:hint="eastAsia"/>
          <w:lang w:val="en-US" w:eastAsia="zh-CN"/>
        </w:rPr>
        <w:t>访问量：2326  </w:t>
      </w:r>
    </w:p>
    <w:p w14:paraId="14D2584F">
      <w:pPr>
        <w:bidi w:val="0"/>
        <w:rPr>
          <w:rFonts w:hint="default"/>
        </w:rPr>
      </w:pPr>
      <w:r>
        <w:rPr>
          <w:rFonts w:hint="default"/>
        </w:rPr>
        <w:t>主要内容</w:t>
      </w:r>
    </w:p>
    <w:p w14:paraId="0F92214F">
      <w:pPr>
        <w:bidi w:val="0"/>
        <w:rPr>
          <w:rFonts w:hint="default"/>
        </w:rPr>
      </w:pPr>
      <w:r>
        <w:rPr>
          <w:rFonts w:hint="eastAsia"/>
        </w:rPr>
        <w:t>一、脐橙冬季物候期及气候特点</w:t>
      </w:r>
    </w:p>
    <w:p w14:paraId="3CA656AF">
      <w:pPr>
        <w:bidi w:val="0"/>
        <w:rPr>
          <w:rFonts w:hint="default"/>
        </w:rPr>
      </w:pPr>
      <w:r>
        <w:rPr>
          <w:rFonts w:hint="eastAsia"/>
        </w:rPr>
        <w:t>二、脐橙冬季肥水管理要点</w:t>
      </w:r>
    </w:p>
    <w:p w14:paraId="22AAB2B8">
      <w:pPr>
        <w:bidi w:val="0"/>
        <w:rPr>
          <w:rFonts w:hint="default"/>
        </w:rPr>
      </w:pPr>
      <w:r>
        <w:rPr>
          <w:rFonts w:hint="eastAsia"/>
        </w:rPr>
        <w:t>三、脐橙冬季病虫害防控要点</w:t>
      </w:r>
    </w:p>
    <w:p w14:paraId="16D0F197">
      <w:pPr>
        <w:bidi w:val="0"/>
        <w:rPr>
          <w:rFonts w:hint="default"/>
        </w:rPr>
      </w:pPr>
      <w:r>
        <w:rPr>
          <w:rFonts w:hint="eastAsia"/>
        </w:rPr>
        <w:t>四、脐橙冬季修剪要点</w:t>
      </w:r>
    </w:p>
    <w:p w14:paraId="23E67D7E">
      <w:pPr>
        <w:bidi w:val="0"/>
        <w:rPr>
          <w:rFonts w:hint="default"/>
        </w:rPr>
      </w:pPr>
      <w:r>
        <w:rPr>
          <w:rFonts w:hint="eastAsia"/>
        </w:rPr>
        <w:t> </w:t>
      </w:r>
    </w:p>
    <w:p w14:paraId="04043064">
      <w:pPr>
        <w:bidi w:val="0"/>
        <w:rPr>
          <w:rFonts w:hint="default"/>
        </w:rPr>
      </w:pPr>
      <w:r>
        <w:rPr>
          <w:rFonts w:hint="default"/>
        </w:rPr>
        <w:t>一、脐橙冬季物候期及气候特点</w:t>
      </w:r>
    </w:p>
    <w:p w14:paraId="3029ABF3">
      <w:pPr>
        <w:bidi w:val="0"/>
        <w:rPr>
          <w:rFonts w:hint="default"/>
        </w:rPr>
      </w:pPr>
      <w:r>
        <w:rPr>
          <w:rFonts w:hint="eastAsia"/>
        </w:rPr>
        <w:t>1、冬季时间界定：11月-次年1月（立冬-立春），2020年11月7日立冬，2021年2月3日立春。</w:t>
      </w:r>
    </w:p>
    <w:p w14:paraId="20F1CD62">
      <w:pPr>
        <w:bidi w:val="0"/>
        <w:rPr>
          <w:rFonts w:hint="default"/>
        </w:rPr>
      </w:pPr>
      <w:r>
        <w:rPr>
          <w:rFonts w:hint="eastAsia"/>
        </w:rPr>
        <w:t>2、脐橙冬季物候期：果实成熟采摘期，花芽分化期，冬季休眠期。</w:t>
      </w:r>
    </w:p>
    <w:p w14:paraId="45ACF733">
      <w:pPr>
        <w:bidi w:val="0"/>
        <w:rPr>
          <w:rFonts w:hint="default"/>
        </w:rPr>
      </w:pPr>
      <w:r>
        <w:rPr>
          <w:rFonts w:hint="eastAsia"/>
        </w:rPr>
        <w:t>3、冬季气候特点：正常年份干旱少雨，气温偏低，昼夜温差大。此期脐橙进入冬管重要关键期，须加强保叶、施冬肥、修剪等工作。</w:t>
      </w:r>
    </w:p>
    <w:p w14:paraId="6EFB006D">
      <w:pPr>
        <w:bidi w:val="0"/>
        <w:rPr>
          <w:rFonts w:hint="default"/>
        </w:rPr>
      </w:pPr>
      <w:r>
        <w:rPr>
          <w:rFonts w:hint="eastAsia"/>
        </w:rPr>
        <w:t> </w:t>
      </w:r>
    </w:p>
    <w:p w14:paraId="5FF4C8D1">
      <w:pPr>
        <w:bidi w:val="0"/>
        <w:rPr>
          <w:rFonts w:hint="default"/>
        </w:rPr>
      </w:pPr>
      <w:r>
        <w:rPr>
          <w:rFonts w:hint="eastAsia"/>
        </w:rPr>
        <w:t>二、脐橙冬季肥水管理要点</w:t>
      </w:r>
    </w:p>
    <w:p w14:paraId="06C7A21A">
      <w:pPr>
        <w:bidi w:val="0"/>
        <w:rPr>
          <w:rFonts w:hint="default"/>
        </w:rPr>
      </w:pPr>
      <w:r>
        <w:rPr>
          <w:rFonts w:hint="eastAsia"/>
        </w:rPr>
        <w:t>1、幼龄树：11月、12月分别施一次水肥，喂饱过冬，每株施三元复合肥0.5%+40%黄腐酸300倍，兑水20-40斤浇施。次年不挂果的树，施高氮复合肥或尿素0.3%，以减少来年花量；次年要挂果的树，施三元平衡复合肥或磷酸二氢钾。</w:t>
      </w:r>
    </w:p>
    <w:p w14:paraId="7CB83DC6">
      <w:pPr>
        <w:bidi w:val="0"/>
        <w:rPr>
          <w:rFonts w:hint="default"/>
        </w:rPr>
      </w:pPr>
      <w:r>
        <w:rPr>
          <w:rFonts w:hint="eastAsia"/>
        </w:rPr>
        <w:t> </w:t>
      </w:r>
    </w:p>
    <w:p w14:paraId="419A969E">
      <w:pPr>
        <w:bidi w:val="0"/>
        <w:rPr>
          <w:rFonts w:hint="default"/>
        </w:rPr>
      </w:pPr>
      <w:r>
        <w:rPr>
          <w:rFonts w:hint="eastAsia"/>
        </w:rPr>
        <w:t>2、幼树扩穴施冬肥：宜10-11月进行，越早完成越好。挖穴长1.2-1.5米、宽0.4-0.6米、深0.4-0.6米，底层垫杂草或绿肥，上层施有机肥、化肥、微肥。冬肥配方如下：</w:t>
      </w:r>
    </w:p>
    <w:p w14:paraId="7878F3D1">
      <w:pPr>
        <w:bidi w:val="0"/>
        <w:rPr>
          <w:rFonts w:hint="default"/>
        </w:rPr>
      </w:pPr>
      <w:r>
        <w:rPr>
          <w:rFonts w:hint="eastAsia"/>
        </w:rPr>
        <w:t>（1）株施生物有机肥8-10斤+三元平衡复合肥0.8-1斤+微量元素肥0.3斤；</w:t>
      </w:r>
    </w:p>
    <w:p w14:paraId="51AEB046">
      <w:pPr>
        <w:bidi w:val="0"/>
        <w:rPr>
          <w:rFonts w:hint="default"/>
        </w:rPr>
      </w:pPr>
      <w:r>
        <w:rPr>
          <w:rFonts w:hint="eastAsia"/>
        </w:rPr>
        <w:t>（2）株施枯饼肥（菜枯、花生枯、桐枯）5斤+微生物菌剂5斤+复合肥0.8-1斤+颗粒硼25克。</w:t>
      </w:r>
    </w:p>
    <w:p w14:paraId="3A75F29D">
      <w:pPr>
        <w:bidi w:val="0"/>
        <w:rPr>
          <w:rFonts w:hint="default"/>
        </w:rPr>
      </w:pPr>
      <w:r>
        <w:rPr>
          <w:rFonts w:hint="eastAsia"/>
        </w:rPr>
        <w:t> </w:t>
      </w:r>
    </w:p>
    <w:p w14:paraId="2E4A3548">
      <w:pPr>
        <w:bidi w:val="0"/>
        <w:rPr>
          <w:rFonts w:hint="default"/>
        </w:rPr>
      </w:pPr>
      <w:r>
        <w:rPr>
          <w:rFonts w:hint="eastAsia"/>
        </w:rPr>
        <w:t>3、挂果树：施好一次还阳肥，施足冬肥（基肥）。</w:t>
      </w:r>
    </w:p>
    <w:p w14:paraId="053D4225">
      <w:pPr>
        <w:bidi w:val="0"/>
        <w:rPr>
          <w:rFonts w:hint="default"/>
        </w:rPr>
      </w:pPr>
      <w:r>
        <w:rPr>
          <w:rFonts w:hint="eastAsia"/>
        </w:rPr>
        <w:t>（1）还阳肥：也称月子肥，采果后及时浇施，尽快恢复树势。</w:t>
      </w:r>
    </w:p>
    <w:p w14:paraId="5F379B36">
      <w:pPr>
        <w:bidi w:val="0"/>
        <w:rPr>
          <w:rFonts w:hint="default"/>
        </w:rPr>
      </w:pPr>
      <w:r>
        <w:rPr>
          <w:rFonts w:hint="eastAsia"/>
        </w:rPr>
        <w:t>配方：株施三元复合肥0.5斤+40%黄腐酸0.2斤，兑水40-80斤。</w:t>
      </w:r>
    </w:p>
    <w:p w14:paraId="0A52A173">
      <w:pPr>
        <w:bidi w:val="0"/>
        <w:rPr>
          <w:rFonts w:hint="default"/>
        </w:rPr>
      </w:pPr>
      <w:r>
        <w:rPr>
          <w:rFonts w:hint="eastAsia"/>
        </w:rPr>
        <w:t>（2）冬施基肥：沿树冠滴水线开环状沟施，开施肥沟长1.2-1.5米、宽0.3-0.4米、深0.3-0.4米。肥料配方：</w:t>
      </w:r>
    </w:p>
    <w:p w14:paraId="7A3C1A4C">
      <w:pPr>
        <w:bidi w:val="0"/>
        <w:rPr>
          <w:rFonts w:hint="default"/>
        </w:rPr>
      </w:pPr>
      <w:r>
        <w:rPr>
          <w:rFonts w:hint="eastAsia"/>
        </w:rPr>
        <w:t>a、株施生物有机肥15斤+三元复合肥1斤+中量元素（钙、镁为主）肥0.5斤+颗粒硼25克；</w:t>
      </w:r>
    </w:p>
    <w:p w14:paraId="6D964C44">
      <w:pPr>
        <w:bidi w:val="0"/>
        <w:rPr>
          <w:rFonts w:hint="default"/>
        </w:rPr>
      </w:pPr>
      <w:r>
        <w:rPr>
          <w:rFonts w:hint="eastAsia"/>
        </w:rPr>
        <w:t>b、株施生物有机肥5斤+枯饼肥10斤+中微量元素肥0.3斤。</w:t>
      </w:r>
    </w:p>
    <w:p w14:paraId="555400DC">
      <w:pPr>
        <w:bidi w:val="0"/>
        <w:rPr>
          <w:rFonts w:hint="default"/>
        </w:rPr>
      </w:pPr>
      <w:r>
        <w:rPr>
          <w:rFonts w:hint="eastAsia"/>
        </w:rPr>
        <w:t> </w:t>
      </w:r>
    </w:p>
    <w:p w14:paraId="7199755E">
      <w:pPr>
        <w:bidi w:val="0"/>
        <w:rPr>
          <w:rFonts w:hint="default"/>
        </w:rPr>
      </w:pPr>
      <w:r>
        <w:rPr>
          <w:rFonts w:hint="eastAsia"/>
        </w:rPr>
        <w:t>三、脐橙冬季病虫害防控要点</w:t>
      </w:r>
    </w:p>
    <w:p w14:paraId="467500C2">
      <w:pPr>
        <w:bidi w:val="0"/>
        <w:rPr>
          <w:rFonts w:hint="default"/>
        </w:rPr>
      </w:pPr>
      <w:r>
        <w:rPr>
          <w:rFonts w:hint="eastAsia"/>
        </w:rPr>
        <w:t>冬季病虫害主要有：柑橘木虱、吸果夜蛾、柑橘小实蝇、炭疽病、疫菌褐腐病等。防控时要注意安全间隔期（30天以上），重点以冬季清园为主。用药安排如下：</w:t>
      </w:r>
    </w:p>
    <w:p w14:paraId="365D2857">
      <w:pPr>
        <w:bidi w:val="0"/>
        <w:rPr>
          <w:rFonts w:hint="default"/>
        </w:rPr>
      </w:pPr>
      <w:r>
        <w:rPr>
          <w:rFonts w:hint="eastAsia"/>
        </w:rPr>
        <w:t>1、11月中旬，重点防治木虱、炭疽病、吸果夜蛾、小实蝇、疫菌褐腐病等，加喷叶面营养促进花芽分化。</w:t>
      </w:r>
    </w:p>
    <w:p w14:paraId="04397311">
      <w:pPr>
        <w:bidi w:val="0"/>
        <w:rPr>
          <w:rFonts w:hint="default"/>
        </w:rPr>
      </w:pPr>
      <w:r>
        <w:rPr>
          <w:rFonts w:hint="eastAsia"/>
        </w:rPr>
        <w:t>配方：（1）10%联苯菊酯2000倍+25%咪鲜胺800倍+20%胺鲜酯1500倍；</w:t>
      </w:r>
    </w:p>
    <w:p w14:paraId="06559C7C">
      <w:pPr>
        <w:bidi w:val="0"/>
        <w:rPr>
          <w:rFonts w:hint="default"/>
        </w:rPr>
      </w:pPr>
      <w:r>
        <w:rPr>
          <w:rFonts w:hint="eastAsia"/>
        </w:rPr>
        <w:t>    （2）22%甲氰三唑磷1000倍+70%甲基硫菌灵800倍+芸苔素3000倍+磷酸二氢钾800倍。</w:t>
      </w:r>
    </w:p>
    <w:p w14:paraId="21C6F6E9">
      <w:pPr>
        <w:bidi w:val="0"/>
        <w:rPr>
          <w:rFonts w:hint="default"/>
        </w:rPr>
      </w:pPr>
      <w:r>
        <w:rPr>
          <w:rFonts w:hint="eastAsia"/>
        </w:rPr>
        <w:t>2、11月下旬-12月中旬，采果1周后第一次冬季清园，降低木虱、红蜘蛛、炭疽病等病虫基数。</w:t>
      </w:r>
    </w:p>
    <w:p w14:paraId="55A1A9D5">
      <w:pPr>
        <w:bidi w:val="0"/>
        <w:rPr>
          <w:rFonts w:hint="default"/>
        </w:rPr>
      </w:pPr>
      <w:r>
        <w:rPr>
          <w:rFonts w:hint="eastAsia"/>
        </w:rPr>
        <w:t>配方：矿物油200倍+73%炔螨特1200倍+48%毒死蜱1000倍+45%咪鲜胺1500倍。</w:t>
      </w:r>
    </w:p>
    <w:p w14:paraId="0176A1C8">
      <w:pPr>
        <w:bidi w:val="0"/>
        <w:rPr>
          <w:rFonts w:hint="default"/>
        </w:rPr>
      </w:pPr>
      <w:r>
        <w:rPr>
          <w:rFonts w:hint="eastAsia"/>
        </w:rPr>
        <w:t>3、12月下旬-1月上旬，第二次冬季清园，继续降低病虫基数。</w:t>
      </w:r>
    </w:p>
    <w:p w14:paraId="73779E9B">
      <w:pPr>
        <w:bidi w:val="0"/>
        <w:rPr>
          <w:rFonts w:hint="default"/>
        </w:rPr>
      </w:pPr>
      <w:r>
        <w:rPr>
          <w:rFonts w:hint="eastAsia"/>
        </w:rPr>
        <w:t>配方：（1）矿物油200倍+73%炔螨特1200倍+22%甲氰三唑磷1000倍+50%硫磺悬浮剂500倍；</w:t>
      </w:r>
    </w:p>
    <w:p w14:paraId="00BC855B">
      <w:pPr>
        <w:bidi w:val="0"/>
        <w:rPr>
          <w:rFonts w:hint="default"/>
        </w:rPr>
      </w:pPr>
      <w:r>
        <w:rPr>
          <w:rFonts w:hint="eastAsia"/>
        </w:rPr>
        <w:t>    （2）喷26-28波美度石硫合剂50倍液。</w:t>
      </w:r>
    </w:p>
    <w:p w14:paraId="7446FECD">
      <w:pPr>
        <w:bidi w:val="0"/>
        <w:rPr>
          <w:rFonts w:hint="default"/>
        </w:rPr>
      </w:pPr>
      <w:r>
        <w:rPr>
          <w:rFonts w:hint="eastAsia"/>
        </w:rPr>
        <w:t>四、脐橙冬季修剪要点</w:t>
      </w:r>
    </w:p>
    <w:p w14:paraId="7519653A">
      <w:pPr>
        <w:bidi w:val="0"/>
        <w:rPr>
          <w:rFonts w:hint="default"/>
        </w:rPr>
      </w:pPr>
      <w:r>
        <w:rPr>
          <w:rFonts w:hint="eastAsia"/>
        </w:rPr>
        <w:t>时间：幼树进入休眠期后（冬至）进行，挂果树采果后进行，至立春前后结束。</w:t>
      </w:r>
    </w:p>
    <w:p w14:paraId="395A50A3">
      <w:pPr>
        <w:bidi w:val="0"/>
        <w:rPr>
          <w:rFonts w:hint="default"/>
        </w:rPr>
      </w:pPr>
      <w:r>
        <w:rPr>
          <w:rFonts w:hint="eastAsia"/>
        </w:rPr>
        <w:t>目标：整形修剪是实现柑橘高品质栽培最有效的措施。修剪的目的是促使树体形成丰产树冠，实现通风透光，保持树体健壮，调控生产大小年，生产优质果、精品果，减少病虫危害。</w:t>
      </w:r>
    </w:p>
    <w:p w14:paraId="05F23DE7">
      <w:pPr>
        <w:bidi w:val="0"/>
        <w:rPr>
          <w:rFonts w:hint="default"/>
        </w:rPr>
      </w:pPr>
      <w:r>
        <w:rPr>
          <w:rFonts w:hint="eastAsia"/>
        </w:rPr>
        <w:t>要点：</w:t>
      </w:r>
    </w:p>
    <w:p w14:paraId="3F53978F">
      <w:pPr>
        <w:bidi w:val="0"/>
        <w:rPr>
          <w:rFonts w:hint="default"/>
        </w:rPr>
      </w:pPr>
      <w:r>
        <w:rPr>
          <w:rFonts w:hint="eastAsia"/>
        </w:rPr>
        <w:t>1、幼树以轻剪为主，能不动刀就不动刀。冬剪主要是对各级骨干延长枝进行短截，促进树冠不断扩大。其余枝梢尽量轻剪，避免过多的疏剪和重短截。</w:t>
      </w:r>
    </w:p>
    <w:p w14:paraId="1A8E00AB">
      <w:pPr>
        <w:bidi w:val="0"/>
        <w:rPr>
          <w:rFonts w:hint="default"/>
        </w:rPr>
      </w:pPr>
      <w:r>
        <w:rPr>
          <w:rFonts w:hint="eastAsia"/>
        </w:rPr>
        <w:t>2、结果树修剪主要目的是增强树通风透光，调节生长和结果的关系，调节树势，培养内膛枝和更新衰老枝序。</w:t>
      </w:r>
    </w:p>
    <w:p w14:paraId="38999B80">
      <w:pPr>
        <w:bidi w:val="0"/>
        <w:rPr>
          <w:rFonts w:hint="default"/>
        </w:rPr>
      </w:pPr>
      <w:r>
        <w:rPr>
          <w:rFonts w:hint="eastAsia"/>
        </w:rPr>
        <w:t>3、定植 3-5年的初结果树宜以轻剪为主，回缩衰退枝组，防止枝梢过早衰退，培育良好的结果母枝。</w:t>
      </w:r>
    </w:p>
    <w:p w14:paraId="5E308920">
      <w:pPr>
        <w:bidi w:val="0"/>
        <w:rPr>
          <w:rFonts w:hint="default"/>
        </w:rPr>
      </w:pPr>
      <w:r>
        <w:rPr>
          <w:rFonts w:hint="eastAsia"/>
        </w:rPr>
        <w:t>4、成年结果树以轻剪为主，适量重剪为辅。一般采用疏剪丛生瘦弱新枝梢或交叉的1-2年生枝梢；对树冠郁蔽、内膛通风透光差的单株，则适量“开天窗”疏大枝（多年生的），改善树冠内膛通风透光性。</w:t>
      </w:r>
    </w:p>
    <w:p w14:paraId="51AD8A12">
      <w:pPr>
        <w:bidi w:val="0"/>
        <w:rPr>
          <w:rFonts w:hint="default"/>
        </w:rPr>
      </w:pPr>
      <w:r>
        <w:rPr>
          <w:rFonts w:hint="eastAsia"/>
        </w:rPr>
        <w:t>5、衰老树或树势弱树，修剪宜稍重，以促发新梢或更新树冠。</w:t>
      </w:r>
    </w:p>
    <w:p w14:paraId="474F60D0">
      <w:pPr>
        <w:bidi w:val="0"/>
        <w:rPr>
          <w:rFonts w:hint="default"/>
        </w:rPr>
      </w:pPr>
      <w:r>
        <w:rPr>
          <w:rFonts w:hint="eastAsia"/>
        </w:rPr>
        <w:t>6、结构树修剪“三步法”</w:t>
      </w:r>
    </w:p>
    <w:p w14:paraId="5AA24684">
      <w:pPr>
        <w:bidi w:val="0"/>
        <w:rPr>
          <w:rFonts w:hint="default"/>
        </w:rPr>
      </w:pPr>
      <w:r>
        <w:rPr>
          <w:rFonts w:hint="eastAsia"/>
        </w:rPr>
        <w:t>（1）第一步:剪去环绕树冠离地30-50厘米高度内的下垂枝，抬高树冠，改善树冠下部通风透光条件；</w:t>
      </w:r>
    </w:p>
    <w:p w14:paraId="09228AF6">
      <w:pPr>
        <w:bidi w:val="0"/>
        <w:rPr>
          <w:rFonts w:hint="default"/>
        </w:rPr>
      </w:pPr>
      <w:r>
        <w:rPr>
          <w:rFonts w:hint="eastAsia"/>
        </w:rPr>
        <w:t>（2）第二步：回缩结果枝组和衰退枝组，造就波浪起伏的树冠形状；</w:t>
      </w:r>
    </w:p>
    <w:p w14:paraId="5908BCAF">
      <w:pPr>
        <w:bidi w:val="0"/>
        <w:rPr>
          <w:rFonts w:hint="default"/>
        </w:rPr>
      </w:pPr>
      <w:r>
        <w:rPr>
          <w:rFonts w:hint="eastAsia"/>
        </w:rPr>
        <w:t>（3）第三步：将树冠顶部直立遮阴枝组从基数锯除，改善树冠顶部通风透光条件，同时也起到控制树高的作用。</w:t>
      </w:r>
    </w:p>
    <w:p w14:paraId="78B53199">
      <w:pPr>
        <w:bidi w:val="0"/>
        <w:rPr>
          <w:rFonts w:hint="default"/>
        </w:rPr>
      </w:pPr>
      <w:r>
        <w:rPr>
          <w:rFonts w:hint="eastAsia"/>
        </w:rPr>
        <w:t>一、红肉脐橙的光照管理</w:t>
      </w:r>
    </w:p>
    <w:p w14:paraId="7E780A9F">
      <w:pPr>
        <w:bidi w:val="0"/>
        <w:rPr>
          <w:rFonts w:hint="eastAsia"/>
        </w:rPr>
      </w:pPr>
      <w:r>
        <w:rPr>
          <w:rFonts w:hint="eastAsia"/>
        </w:rPr>
        <w:t>红肉脐橙的光照管理</w:t>
      </w:r>
    </w:p>
    <w:p w14:paraId="4260E928">
      <w:pPr>
        <w:bidi w:val="0"/>
        <w:rPr>
          <w:rFonts w:hint="eastAsia"/>
        </w:rPr>
      </w:pPr>
      <w:r>
        <w:rPr>
          <w:rFonts w:hint="eastAsia"/>
        </w:rPr>
        <w:t>红肉脐橙是一种受欢迎的水果，其独特的酸甜味道和充满汁液的果肉使其在市场上备受青睐。然而，要获得高质量和丰收的红肉脐橙，光照管理是至关重要的因素之一。</w:t>
      </w:r>
    </w:p>
    <w:p w14:paraId="354AC865">
      <w:pPr>
        <w:bidi w:val="0"/>
        <w:rPr>
          <w:rFonts w:hint="eastAsia"/>
        </w:rPr>
      </w:pPr>
      <w:r>
        <w:rPr>
          <w:rFonts w:hint="eastAsia"/>
        </w:rPr>
        <w:t>在红肉脐橙的生长过程中，光照对其果实的发育和品质有着直接的影响。充足的光照可以促进光合作用的进行，进而增加叶片的光合效率，提高果实的甜度和质地。因此，合理的光照管理对于红肉脐橙的种植者来说至关重要。</w:t>
      </w:r>
    </w:p>
    <w:p w14:paraId="1E912224">
      <w:pPr>
        <w:bidi w:val="0"/>
        <w:rPr>
          <w:rFonts w:hint="eastAsia"/>
        </w:rPr>
      </w:pPr>
      <w:r>
        <w:rPr>
          <w:rFonts w:hint="eastAsia"/>
        </w:rPr>
        <w:t>1. 光照需求</w:t>
      </w:r>
    </w:p>
    <w:p w14:paraId="075FB68C">
      <w:pPr>
        <w:bidi w:val="0"/>
        <w:rPr>
          <w:rFonts w:hint="eastAsia"/>
        </w:rPr>
      </w:pPr>
      <w:r>
        <w:rPr>
          <w:rFonts w:hint="eastAsia"/>
        </w:rPr>
        <w:t>红肉脐橙是一种喜光性植物，对光照的需求较高。通常情况下，红肉脐橙喜欢每天受到至少6-8小时的阳光照射。在生长季节，充足的阳光可以为红肉脐橙提供足够的能量，帮助其进行光合作用，并促进果实的发育。</w:t>
      </w:r>
    </w:p>
    <w:p w14:paraId="20713813">
      <w:pPr>
        <w:bidi w:val="0"/>
        <w:rPr>
          <w:rFonts w:hint="eastAsia"/>
        </w:rPr>
      </w:pPr>
      <w:r>
        <w:rPr>
          <w:rFonts w:hint="eastAsia"/>
        </w:rPr>
        <w:t>然而，需要注意的是，过强的直射阳光可能会对红肉脐橙造成伤害。如果阳光太强，可以考虑在中午时分使用遮阳网或树荫来降低光照强度。此外，在高温季节，也应关注光照对树体的热量积累影响，适时进行防晒措施，以避免对红肉脐橙的伤害。</w:t>
      </w:r>
    </w:p>
    <w:p w14:paraId="26684E7B">
      <w:pPr>
        <w:bidi w:val="0"/>
        <w:rPr>
          <w:rFonts w:hint="eastAsia"/>
        </w:rPr>
      </w:pPr>
      <w:r>
        <w:rPr>
          <w:rFonts w:hint="eastAsia"/>
        </w:rPr>
        <w:t>2. 光照调节</w:t>
      </w:r>
    </w:p>
    <w:p w14:paraId="474183FE">
      <w:pPr>
        <w:bidi w:val="0"/>
        <w:rPr>
          <w:rFonts w:hint="eastAsia"/>
        </w:rPr>
      </w:pPr>
      <w:r>
        <w:rPr>
          <w:rFonts w:hint="eastAsia"/>
        </w:rPr>
        <w:t>为了实现最佳的光照管理，农民可以采取一些措施来调节光照强度和光照时间。</w:t>
      </w:r>
    </w:p>
    <w:p w14:paraId="5E8BCB34">
      <w:pPr>
        <w:bidi w:val="0"/>
        <w:rPr>
          <w:rFonts w:hint="eastAsia"/>
        </w:rPr>
      </w:pPr>
      <w:r>
        <w:rPr>
          <w:rFonts w:hint="eastAsia"/>
        </w:rPr>
        <w:t>首先，合理的修剪和疏果是影响红肉脐橙光照管理的重要手段之一。修剪可以帮助控制树冠的密度和大小，使阳光更好地透入树冠内部。疏果可以减轻树上果实的数量，使每个果实都能得到足够的光照和养分供应。</w:t>
      </w:r>
    </w:p>
    <w:p w14:paraId="0D89E2BB">
      <w:pPr>
        <w:bidi w:val="0"/>
        <w:rPr>
          <w:rFonts w:hint="eastAsia"/>
        </w:rPr>
      </w:pPr>
      <w:r>
        <w:rPr>
          <w:rFonts w:hint="eastAsia"/>
        </w:rPr>
        <w:t>其次，可以使用遮阳网或建立遮荫结构来调节光照强度。遮阳网可以在需要时覆盖在果树上，减少太阳直射的光线。遮荫结构则可以在果树周围搭建，为果树提供充足的树荫，保护它们免受过强的阳光照射。</w:t>
      </w:r>
    </w:p>
    <w:p w14:paraId="6D36BD04">
      <w:pPr>
        <w:bidi w:val="0"/>
        <w:rPr>
          <w:rFonts w:hint="eastAsia"/>
        </w:rPr>
      </w:pPr>
      <w:r>
        <w:rPr>
          <w:rFonts w:hint="eastAsia"/>
        </w:rPr>
        <w:t>此外，关注光照时间也是光照管理的重要方面。根据红肉脐橙的生长阶段和季节变化，可以适当调整光照时间。在果实发育期，增加光照时间有助于提高果实的糖度和颜色。而在果实成熟期，适当缩短光照时间，则可以帮助果实更好地保持其品质。</w:t>
      </w:r>
    </w:p>
    <w:p w14:paraId="21EFAADA">
      <w:pPr>
        <w:bidi w:val="0"/>
        <w:rPr>
          <w:rFonts w:hint="eastAsia"/>
        </w:rPr>
      </w:pPr>
      <w:r>
        <w:rPr>
          <w:rFonts w:hint="eastAsia"/>
        </w:rPr>
        <w:t>3. 预防病害</w:t>
      </w:r>
    </w:p>
    <w:p w14:paraId="46625769">
      <w:pPr>
        <w:bidi w:val="0"/>
        <w:rPr>
          <w:rFonts w:hint="eastAsia"/>
        </w:rPr>
      </w:pPr>
      <w:r>
        <w:rPr>
          <w:rFonts w:hint="eastAsia"/>
        </w:rPr>
        <w:t>光照管理不仅可以促进红肉脐橙的生长和发育，还可以预防一些常见的病害。</w:t>
      </w:r>
    </w:p>
    <w:p w14:paraId="02655FCB">
      <w:pPr>
        <w:bidi w:val="0"/>
        <w:rPr>
          <w:rFonts w:hint="eastAsia"/>
        </w:rPr>
      </w:pPr>
      <w:r>
        <w:rPr>
          <w:rFonts w:hint="eastAsia"/>
        </w:rPr>
        <w:t>一些真菌病害，如黑斑病和炭疽病，通常在高湿度和低光照条件下容易滋生。通过合理的光照管理，可以减少树冠内部的湿度，使它们不容易受到病菌的感染。此外，充足的光照还可以抑制病菌的生长，降低病害发生的可能性。</w:t>
      </w:r>
    </w:p>
    <w:p w14:paraId="533C81E6">
      <w:pPr>
        <w:bidi w:val="0"/>
        <w:rPr>
          <w:rFonts w:hint="eastAsia"/>
        </w:rPr>
      </w:pPr>
      <w:r>
        <w:rPr>
          <w:rFonts w:hint="eastAsia"/>
        </w:rPr>
        <w:t>在光照管理过程中，还需注意防止树木上的阴影造成湿度过高的问题。密集的树冠和过长的枝条可使阳光难以透入树冠内部，导致湿度升高，有利于病害的生长。因此，定期修剪树冠和枝条是预防病害的重要步骤之一。</w:t>
      </w:r>
    </w:p>
    <w:p w14:paraId="763E953D">
      <w:pPr>
        <w:bidi w:val="0"/>
        <w:rPr>
          <w:rFonts w:hint="eastAsia"/>
        </w:rPr>
      </w:pPr>
      <w:r>
        <w:rPr>
          <w:rFonts w:hint="eastAsia"/>
        </w:rPr>
        <w:t>结论</w:t>
      </w:r>
    </w:p>
    <w:p w14:paraId="38AA365B">
      <w:pPr>
        <w:bidi w:val="0"/>
        <w:rPr>
          <w:rFonts w:hint="eastAsia"/>
        </w:rPr>
      </w:pPr>
      <w:r>
        <w:rPr>
          <w:rFonts w:hint="eastAsia"/>
        </w:rPr>
        <w:t>光照管理对红肉脐橙的种植具有重要的影响。适当的光照管理可以促进红肉脐橙的生长和发育，提高果实的品质和产量。通过合理调节光照强度和光照时间，采取有效的防晒措施，并注意修剪和疏果等措施，农民可以更好地管理红肉脐橙园，获得丰收的果实。</w:t>
      </w:r>
    </w:p>
    <w:p w14:paraId="1814EAFC">
      <w:pPr>
        <w:bidi w:val="0"/>
        <w:rPr>
          <w:rFonts w:hint="eastAsia"/>
        </w:rPr>
      </w:pPr>
      <w:r>
        <w:rPr>
          <w:rFonts w:hint="default"/>
        </w:rPr>
        <w:t>土壤</w:t>
      </w:r>
    </w:p>
    <w:p w14:paraId="3ECAEFBA">
      <w:pPr>
        <w:bidi w:val="0"/>
        <w:rPr>
          <w:rFonts w:hint="default"/>
        </w:rPr>
      </w:pPr>
      <w:r>
        <w:rPr>
          <w:rFonts w:hint="default"/>
        </w:rPr>
        <w:t>种植要求土壤土层深厚（60㎝）、肥沃；土壤ph值在5.5-7.0；果园地势坡度低于25度。园地规划时，应有必要的道路、排灌、蓄水和附属建筑设施。在具体规划时，尽可能做到集中成片，在交通、水源条件好的地方建园。</w:t>
      </w:r>
    </w:p>
    <w:p w14:paraId="4CF940B1">
      <w:pPr>
        <w:bidi w:val="0"/>
        <w:rPr>
          <w:rFonts w:hint="eastAsia"/>
        </w:rPr>
      </w:pPr>
      <w:r>
        <w:rPr>
          <w:rFonts w:hint="default"/>
        </w:rPr>
        <w:t>定值</w:t>
      </w:r>
    </w:p>
    <w:p w14:paraId="7AF35DDA">
      <w:pPr>
        <w:bidi w:val="0"/>
        <w:rPr>
          <w:rFonts w:hint="default"/>
        </w:rPr>
      </w:pPr>
      <w:r>
        <w:rPr>
          <w:rFonts w:hint="default"/>
        </w:rPr>
        <w:t>土挖栽植穴：拉线定距，挖定植穴，穴深、宽各80cm，然后压绿肥50cm深，回填土40cm高栽植；田起垄栽植：8米带沟（沟宽60-80㎝,深40-60cm）开厢,每厢起2垄（垄宽1.5m，垄中心距4m，垄高20-30cm）。栽植时将苗木的根系适度修剪后放入定植穴中央，舒展根系，扶正，边填土边轻轻向上提苗、踏实，使根系与土壤密接。浇足定根水，在树苗周围做1m的树盘，用糠壳覆盖。</w:t>
      </w:r>
    </w:p>
    <w:p w14:paraId="233531F4">
      <w:pPr>
        <w:bidi w:val="0"/>
        <w:rPr>
          <w:rFonts w:hint="eastAsia"/>
        </w:rPr>
      </w:pPr>
      <w:r>
        <w:rPr>
          <w:rFonts w:hint="default"/>
        </w:rPr>
        <w:t>栽培技术要点及注意事项</w:t>
      </w:r>
    </w:p>
    <w:p w14:paraId="2D185076">
      <w:pPr>
        <w:bidi w:val="0"/>
        <w:rPr>
          <w:rFonts w:hint="default"/>
        </w:rPr>
      </w:pPr>
      <w:r>
        <w:rPr>
          <w:rFonts w:hint="default"/>
        </w:rPr>
        <w:t>一是选热量条件好的最适区种植；二是因红肉脐橙果实膨大时对水分的亏缺敏感，种植地应水源丰富，以便早时及时灌溉；三是注意疏花疏果，避免结果过多，提高大果率和果品商品率；四是花期遇阴雨对红肉脐橙产量影响大，可采取摇树落花，既起到疏花的作用，又能将与幼果黏连的花瓣摇落，防止其霉烂影响着果或导致果实出现疤痕；五是注意疏除过密枝梢，加强通风透光；六是切忌早采，影响品质。</w:t>
      </w:r>
    </w:p>
    <w:p w14:paraId="6915703A">
      <w:pPr>
        <w:bidi w:val="0"/>
        <w:rPr>
          <w:rFonts w:hint="default"/>
        </w:rPr>
      </w:pPr>
    </w:p>
    <w:p w14:paraId="7AD0C65A">
      <w:pPr>
        <w:bidi w:val="0"/>
        <w:rPr>
          <w:rFonts w:hint="eastAsia"/>
        </w:rPr>
      </w:pPr>
      <w:r>
        <w:rPr>
          <w:rFonts w:hint="eastAsia"/>
        </w:rPr>
        <w:t>红肉脐橙又名卡拉卡拉脐橙。</w:t>
      </w:r>
    </w:p>
    <w:p w14:paraId="083C3C4A">
      <w:pPr>
        <w:bidi w:val="0"/>
        <w:rPr>
          <w:rFonts w:hint="eastAsia"/>
        </w:rPr>
      </w:pPr>
      <w:r>
        <w:rPr>
          <w:rFonts w:hint="eastAsia"/>
        </w:rPr>
        <w:t>1.适应性及适栽区域:热量条件好，果实成熟前的10月底至11</w:t>
      </w:r>
    </w:p>
    <w:p w14:paraId="23612670">
      <w:pPr>
        <w:bidi w:val="0"/>
        <w:rPr>
          <w:rFonts w:hint="eastAsia"/>
        </w:rPr>
      </w:pPr>
      <w:r>
        <w:rPr>
          <w:rFonts w:hint="eastAsia"/>
        </w:rPr>
        <w:t>月昼夜温差大的脐橙适栽区，且冬天霜冻或有霜冻浮现时光12月底</w:t>
      </w:r>
    </w:p>
    <w:p w14:paraId="06D3CDD2">
      <w:pPr>
        <w:bidi w:val="0"/>
        <w:rPr>
          <w:rFonts w:hint="eastAsia"/>
        </w:rPr>
      </w:pPr>
      <w:r>
        <w:rPr>
          <w:rFonts w:hint="eastAsia"/>
        </w:rPr>
        <w:t>以后或时光短暂的区域相宜种植。</w:t>
      </w:r>
    </w:p>
    <w:p w14:paraId="2A5805BE">
      <w:pPr>
        <w:bidi w:val="0"/>
        <w:rPr>
          <w:rFonts w:hint="eastAsia"/>
        </w:rPr>
      </w:pPr>
      <w:r>
        <w:rPr>
          <w:rFonts w:hint="eastAsia"/>
        </w:rPr>
        <w:t>2.栽培技术要点及注重事项:一是选热量条件好的最适区种植;</w:t>
      </w:r>
    </w:p>
    <w:p w14:paraId="4E2CB05C">
      <w:pPr>
        <w:bidi w:val="0"/>
        <w:rPr>
          <w:rFonts w:hint="eastAsia"/>
        </w:rPr>
      </w:pPr>
      <w:r>
        <w:rPr>
          <w:rFonts w:hint="eastAsia"/>
        </w:rPr>
        <w:t>二是因红肉脐橙果实膨大时对水分的亏缺敏感，种植地应水源丰盛，</w:t>
      </w:r>
    </w:p>
    <w:p w14:paraId="2B957C44">
      <w:pPr>
        <w:bidi w:val="0"/>
        <w:rPr>
          <w:rFonts w:hint="eastAsia"/>
        </w:rPr>
      </w:pPr>
      <w:r>
        <w:rPr>
          <w:rFonts w:hint="eastAsia"/>
        </w:rPr>
        <w:t>以便早时准时浇灌;三是注重疏花疏果，避开结果过多，提升大果率</w:t>
      </w:r>
    </w:p>
    <w:p w14:paraId="66EF8F9A">
      <w:pPr>
        <w:bidi w:val="0"/>
        <w:rPr>
          <w:rFonts w:hint="eastAsia"/>
        </w:rPr>
      </w:pPr>
      <w:r>
        <w:rPr>
          <w:rFonts w:hint="eastAsia"/>
        </w:rPr>
        <w:t>和果品商品率;四是花期遇阴雨对红肉脐橙产量影响大，可实行摇树</w:t>
      </w:r>
    </w:p>
    <w:p w14:paraId="4BAB54FF">
      <w:pPr>
        <w:bidi w:val="0"/>
        <w:rPr>
          <w:rFonts w:hint="eastAsia"/>
        </w:rPr>
      </w:pPr>
      <w:r>
        <w:rPr>
          <w:rFonts w:hint="eastAsia"/>
        </w:rPr>
        <w:t>落花，既起到疏花的作用，又能将与幼果黏连的花瓣摇落，防止其霉</w:t>
      </w:r>
    </w:p>
    <w:p w14:paraId="20D4B97A">
      <w:pPr>
        <w:bidi w:val="0"/>
        <w:rPr>
          <w:rFonts w:hint="eastAsia"/>
        </w:rPr>
      </w:pPr>
      <w:r>
        <w:rPr>
          <w:rFonts w:hint="eastAsia"/>
        </w:rPr>
        <w:t>烂影响着果或导致果实浮现疤痕;五是注重疏除过密枝梢，强化通风</w:t>
      </w:r>
    </w:p>
    <w:p w14:paraId="037225A1">
      <w:pPr>
        <w:bidi w:val="0"/>
        <w:rPr>
          <w:rFonts w:hint="eastAsia"/>
        </w:rPr>
      </w:pPr>
      <w:r>
        <w:rPr>
          <w:rFonts w:hint="eastAsia"/>
        </w:rPr>
        <w:t>透光;六是切忌早采，影响品质。</w:t>
      </w:r>
    </w:p>
    <w:p w14:paraId="61D011AF">
      <w:pPr>
        <w:bidi w:val="0"/>
        <w:rPr>
          <w:rFonts w:hint="eastAsia"/>
        </w:rPr>
      </w:pPr>
      <w:r>
        <w:rPr>
          <w:rFonts w:hint="eastAsia"/>
        </w:rPr>
        <w:t>卡拉卡拉红肉脐橙高产优质关键配套技术</w:t>
      </w:r>
    </w:p>
    <w:p w14:paraId="45102177">
      <w:pPr>
        <w:bidi w:val="0"/>
        <w:rPr>
          <w:rFonts w:hint="eastAsia"/>
        </w:rPr>
      </w:pPr>
      <w:r>
        <w:rPr>
          <w:rFonts w:hint="eastAsia"/>
        </w:rPr>
        <w:t>4.2施肥</w:t>
      </w:r>
    </w:p>
    <w:p w14:paraId="731E65FE">
      <w:pPr>
        <w:bidi w:val="0"/>
        <w:rPr>
          <w:rFonts w:hint="eastAsia"/>
        </w:rPr>
      </w:pPr>
      <w:r>
        <w:rPr>
          <w:rFonts w:hint="eastAsia"/>
        </w:rPr>
        <w:t>在卡拉卡拉红肉脐橙的施肥中应强调抓好关键期关键肥料的施用，做到“两头重，中间控”，“两头重” 就是:重施春季花前肥，施肥量占全年的30%~</w:t>
      </w:r>
    </w:p>
    <w:p w14:paraId="5D9FF20C">
      <w:pPr>
        <w:bidi w:val="0"/>
        <w:rPr>
          <w:rFonts w:hint="eastAsia"/>
        </w:rPr>
      </w:pPr>
      <w:r>
        <w:rPr>
          <w:rFonts w:hint="eastAsia"/>
        </w:rPr>
        <w:t>40%，以速效肥为主，促开花、坐果及抽发良好的春梢;重施基肥， 施肥量占全年的40%~50%，以有机肥为主，要改基肥冬施(11 月至次年1月)为秋施(9~10月)。“中间控”就是控制夏季肥料的施用，以防止抽发夏梢引发果梢矛盾。秋季(7月份)促梢壮果肥依树势及结果量酌情施用，施肥量占全年的20%左右。</w:t>
      </w:r>
    </w:p>
    <w:p w14:paraId="20B04C5D">
      <w:pPr>
        <w:bidi w:val="0"/>
        <w:rPr>
          <w:rFonts w:hint="eastAsia"/>
        </w:rPr>
      </w:pPr>
      <w:r>
        <w:rPr>
          <w:rFonts w:hint="eastAsia"/>
        </w:rPr>
        <w:t>5保花保果</w:t>
      </w:r>
    </w:p>
    <w:p w14:paraId="7F9170B6">
      <w:pPr>
        <w:bidi w:val="0"/>
        <w:rPr>
          <w:rFonts w:hint="eastAsia"/>
        </w:rPr>
      </w:pPr>
      <w:r>
        <w:rPr>
          <w:rFonts w:hint="eastAsia"/>
        </w:rPr>
        <w:t>-是要通过肥水管理健壮树势，提高坐果率。二是保果必先保叶。果实采收前</w:t>
      </w:r>
    </w:p>
    <w:p w14:paraId="7F71637A">
      <w:pPr>
        <w:bidi w:val="0"/>
        <w:rPr>
          <w:rFonts w:hint="eastAsia"/>
        </w:rPr>
      </w:pPr>
      <w:r>
        <w:rPr>
          <w:rFonts w:hint="eastAsia"/>
        </w:rPr>
        <w:t>期(9~10月)施好基肥，采后及时进行根外追肥。据调查，未施基肥且采后</w:t>
      </w:r>
    </w:p>
    <w:p w14:paraId="0E245970">
      <w:pPr>
        <w:bidi w:val="0"/>
        <w:rPr>
          <w:rFonts w:hint="eastAsia"/>
        </w:rPr>
      </w:pPr>
      <w:r>
        <w:rPr>
          <w:rFonts w:hint="eastAsia"/>
        </w:rPr>
        <w:t>未及时进行根外追肥的冬季落叶率达20%以上，高的达50%，而及时采取措施的，落叶期一般在春梢抽生期，属正常落叶。三是花期遇低温阴雨应注意摇树落花，将与幼果粘连的花瓣摇落，防止其霉烂影响着果或导致果实产生疤痕。四是对旺长且花量少的树可采取花后环剥处理，即在4月下旬到5月上旬，在主干(初产树)或主枝、副主枝上环剥2~ 3mm，深达木质部，伤口用塑料薄膜包扎密封。据永安市的研究，采用环剥保果的坐果数、单果重和产量分别比对照增加77.4%、8. 2%和92.1%。五是防止采前落果。可用0.3%尿素加0.3%磷酸二氢钾、大生M-451000倍液喷布，以增加树体营养，同时防止果梗炭疽病为害造成落果。</w:t>
      </w:r>
    </w:p>
    <w:p w14:paraId="2C8FDDC0">
      <w:pPr>
        <w:bidi w:val="0"/>
        <w:rPr>
          <w:rFonts w:hint="eastAsia"/>
        </w:rPr>
      </w:pPr>
      <w:r>
        <w:rPr>
          <w:rFonts w:hint="eastAsia"/>
        </w:rPr>
        <w:t>6认真防治病虫害</w:t>
      </w:r>
    </w:p>
    <w:p w14:paraId="67F43991">
      <w:pPr>
        <w:bidi w:val="0"/>
        <w:rPr>
          <w:rFonts w:hint="eastAsia"/>
        </w:rPr>
      </w:pPr>
      <w:r>
        <w:rPr>
          <w:rFonts w:hint="eastAsia"/>
        </w:rPr>
        <w:t>卡拉卡拉红肉脐橙的主要病虫害有红蜘蛛、锈螨、潜叶蛾、介壳虫、溃疡病、炭疽病等，应根据当地果园生态条件和病虫害发生具体情况，因地制宜采取对策。</w:t>
      </w:r>
    </w:p>
    <w:p w14:paraId="05FB436B">
      <w:pPr>
        <w:bidi w:val="0"/>
        <w:rPr>
          <w:rFonts w:hint="eastAsia"/>
        </w:rPr>
      </w:pPr>
      <w:r>
        <w:rPr>
          <w:rFonts w:hint="eastAsia"/>
        </w:rPr>
        <w:t>6.1以防治对象为主制定的对策</w:t>
      </w:r>
    </w:p>
    <w:p w14:paraId="0C4C1048">
      <w:pPr>
        <w:bidi w:val="0"/>
        <w:rPr>
          <w:rFonts w:hint="eastAsia"/>
        </w:rPr>
      </w:pPr>
      <w:r>
        <w:rPr>
          <w:rFonts w:hint="eastAsia"/>
        </w:rPr>
        <w:t>柑桔红蜘蛛防治重点是抑制其4~5月份的春季高峰和9月份的秋季高峰。当新叶螨口密度达到每叶3头时是防治关键期。柑桔锈螨5月上果初期是第一-次防治适宜期，若错过则应注意夏季高温期的防治。可使用专用杀螨剂及生物源或矿物源杀虫剂，如73%炔螨特乳油3000倍液、1. 8%阿维菌素乳油5000倍液、97%石蜡油乳油、99%矿 物油或95%机油乳油200~ 300倍液任选其- -。 柑桔潜叶蛾的防治措施为夏季抹芽控梢，秋季虫口低峰期放梢，适时喷药。可在秋梢长3~4cm时用1.8%阿维菌素5000倍液或3%啶虫脒乳油1500倍液、2.5%高效氯氟氰菊酯乳油800倍液防治。介壳虫多发生在成年较荫蔽果园，结合修剪，注意控制4~5月份的第一-代若 虫高峰，可使用25%噻嗪酮可湿性粉剂800~ 1000倍液、97%石蜡油乳油、99%矿 物油或95%机油乳油150~200倍液。柑桔溃疡病是脐橙最主要的病害，应以农业防治为主，把好定植苗木不带病的质量关，幼龄树防控好夏秋季潜叶蛾的为害，成年树主控秋梢潜叶蛾;清除遗留病叶;台风前后采取喷药的补救措施，可酌情使用农用链霉素1000~1500倍液或含铜杀菌剂77%可杀得500~ 1000倍液、30%氧氯化铜600倍液等。防治炭疽病也以农业措施为主，平衡施肥，增施钾肥，提高树体抗病力，必要时喷含铜制剂或50%甲基托布津800倍液。</w:t>
      </w:r>
    </w:p>
    <w:p w14:paraId="58B394E1">
      <w:pPr>
        <w:bidi w:val="0"/>
        <w:rPr>
          <w:rFonts w:hint="eastAsia"/>
        </w:rPr>
      </w:pPr>
      <w:r>
        <w:rPr>
          <w:rFonts w:hint="eastAsia"/>
        </w:rPr>
        <w:t>6.2以药剂防治为主制定的综防对策</w:t>
      </w:r>
    </w:p>
    <w:p w14:paraId="4339250D">
      <w:pPr>
        <w:bidi w:val="0"/>
        <w:rPr>
          <w:rFonts w:hint="eastAsia"/>
        </w:rPr>
      </w:pPr>
      <w:r>
        <w:rPr>
          <w:rFonts w:hint="eastAsia"/>
        </w:rPr>
        <w:t>根据NY/T5015~2002无公害食品柑桔生产技术规程的要求，结合无公害柑桔生产允许使用的农药类别，以使用生物源、易降解矿物源及高效低毒低残留新农药为主，根据果园生态条件及病虫害发生特点，制定综防对策为“维护生态，环境友好，四虫两病，重防春秋”。4~5月份柑桔红蜘蛛在春梢新叶上发生始盛期，用73%炔螨特乳油3000倍液或有蚜虫时用1.8%阿维菌素5000倍液防治，可兼治冬季漏网锈螨;药后15~20d检查螨情，如需要可再用以上药剂之一-轮换防治一遍。夏季果园生草覆盖，注意抹芽控梢，成年果园定期检查果实.锈螨，当在10倍放大镜下发现果实背光处有锈螨3~5头时即应喷药防治;可使用1. 8%阿维菌素5000倍液或99%矿物油、95%机油乳油150~200倍液。秋季放梢后，当梢长3~4cm时喷1次1. 8%阿维菌素3000~4000倍液(隔7d再使用3%啶虫脒1500倍液)，可兼治柑桔潜叶蛾、柑桔蚜虫类、柑桔红蜘蛛和柑桔锈螨。秋梢叶片成熟后，视红蜘蛛发生情况，适期使用1 次推荐的矿物油制剂，幼龄树可达到有效抑制秋末害螨种群，成年树则可兼治介壳虫类。但应注意，矿物油制剂的使用要避开新梢嫩叶生长期和高温天气。柑桔溃疡病在采取严格的农业控病措施后，如发生台风则应及时喷布农用链霉素或铜制剂以防病害扩散。卡拉卡拉红肉脐橙病虫害周年综合防治对策初步应用效果显著，用药次数从每年15~20 次降至10次以下，综合防治成本降低50%以上，果园生态环境得到改善，果品卫生安全性得到提升。</w:t>
      </w:r>
    </w:p>
    <w:p w14:paraId="7C2BF351">
      <w:pPr>
        <w:bidi w:val="0"/>
        <w:rPr>
          <w:rFonts w:hint="eastAsia"/>
        </w:rPr>
      </w:pPr>
      <w:r>
        <w:rPr>
          <w:rFonts w:hint="default"/>
        </w:rPr>
        <w:t>卡拉红肉脐橙，又名红肉脐橙，赣南脐橙，卡拉血橙。为“948”项目引进品种。该品种果肉粉红色至红色，色泽均匀，有特殊香味，品质优、商品性好，果实近园形、闭脐，平均果重200克左右，座果率高、投产早（该品种嫁接苗定植后二年开始投产，产量7.5公斤，三年生株产10-15公斤左右，四年生株产30-40公斤左右，五年生株产35-60公斤左右。成年高接树高接后次年单株产量平均可达10-15公斤）、极耐储藏，冷库储藏期达4个月以上，卡拉红橙品种作为新特品种极具推广价值。优诺苗木</w:t>
      </w:r>
    </w:p>
    <w:p w14:paraId="60738BD1">
      <w:pPr>
        <w:bidi w:val="0"/>
        <w:rPr>
          <w:rFonts w:hint="default"/>
        </w:rPr>
      </w:pPr>
      <w:r>
        <w:rPr>
          <w:rFonts w:hint="default"/>
        </w:rPr>
        <w:t>卡拉红橙品种树形自然圆头形、较紧凑，树姿略开张，中长枝易下垂。时尚枝条形成层、部分木质部呈红色。在广西5月上旬萌芽，5月中旬抽生春梢，5月中、下旬初花，5月下旬盛花，5月上旬终花，花期历时20天左右。第一次生理落果期5月上旬至中旬，第二次生理落果期5月底至5月。果实时尚期5月下旬。果实较大，平均单果重235g，圆形或近圆形，多为闭脐，无核，果肉呈红色，果汁橙色。经农业中心化验站检测，果实可溶性固形物13.0%，维生素C591mg/L，总糖10.9%，总酸0.81%，可食率76.6%。有香气，风味佳，酸甜适度，宜鲜食。耐贮运。经农科院植保研究所田间调查，未发现黄龙病以及其它病毒类病害，其它病虫害发生情况与甜橙类似。优诺苗木</w:t>
      </w:r>
    </w:p>
    <w:p w14:paraId="10B7801F">
      <w:pPr>
        <w:bidi w:val="0"/>
        <w:rPr>
          <w:rFonts w:hint="default"/>
        </w:rPr>
      </w:pPr>
      <w:r>
        <w:rPr>
          <w:rFonts w:hint="default"/>
        </w:rPr>
        <w:t>卡拉红橙品种嫁接苗宜采用枳壳砧，高接换种中间砧以温州蜜柑和雪柑为佳，芦柑不宜作为中间砧；注意做好保花保果、防控柑桔溃疡病；增施有机肥，做好平衡施肥；卡拉红橙适宜种植于年平均气温在15.5℃以上，多年极端最低气温平均值在-3℃以上地区栽培。红肉脐橙最适种植的区域是：年活动积温5500～6500℃，果实时尚前的5月底至5月昼夜温差大的脐橙适栽区，且春季霜冻或有霜冻出现时间5月底以后或时间短暂的区域适宜种植，长江地区为适栽区，可适度发展。但热量条件稍逊的地区栽培表现果实偏小，大小不整齐。</w:t>
      </w:r>
    </w:p>
    <w:p w14:paraId="01B65B67">
      <w:pPr>
        <w:bidi w:val="0"/>
        <w:rPr>
          <w:rFonts w:hint="eastAsia"/>
          <w:lang w:eastAsia="zh-CN"/>
        </w:rPr>
      </w:pPr>
      <w:r>
        <w:rPr>
          <w:rFonts w:hint="eastAsia"/>
        </w:rPr>
        <w:t>红肉脐橙在中亚热带气候湖北、福建的主要物候期：春梢生长（萌芽至 自剪），5月下旬～5月上旬，夏梢生长，5月上旬～5月上旬，秋梢生长，每年5月7日～5月10日；现蕾，5月上旬，开花，5月中旬；第一次生理落果，5月上旬～5月上旬，第二次生理落果，5月中旬～5月下旬；脐黄，发生在5月上旬～5月上旬。果实，5月下旬时尚，至翌年1～5月品质仍好</w:t>
      </w:r>
      <w:r>
        <w:rPr>
          <w:rFonts w:hint="eastAsia"/>
          <w:lang w:eastAsia="zh-CN"/>
        </w:rPr>
        <w:t>。</w:t>
      </w:r>
    </w:p>
    <w:p w14:paraId="11C7031C">
      <w:pPr>
        <w:bidi w:val="0"/>
      </w:pPr>
      <w:r>
        <w:rPr>
          <w:rFonts w:hint="default"/>
        </w:rPr>
        <w:t>红肉脐橙春季管理：</w:t>
      </w:r>
      <w:r>
        <w:rPr>
          <w:rFonts w:hint="default"/>
        </w:rPr>
        <w:br w:type="textWrapping"/>
      </w:r>
      <w:r>
        <w:rPr>
          <w:rFonts w:hint="default"/>
        </w:rPr>
        <w:br w:type="textWrapping"/>
      </w:r>
      <w:r>
        <w:rPr>
          <w:rFonts w:hint="default"/>
        </w:rPr>
        <w:t>1、幼龄树。</w:t>
      </w:r>
      <w:r>
        <w:rPr>
          <w:rFonts w:hint="default"/>
        </w:rPr>
        <w:br w:type="textWrapping"/>
      </w:r>
      <w:r>
        <w:rPr>
          <w:rFonts w:hint="default"/>
        </w:rPr>
        <w:t>①施肥。</w:t>
      </w:r>
      <w:r>
        <w:rPr>
          <w:rFonts w:hint="default"/>
        </w:rPr>
        <w:br w:type="textWrapping"/>
      </w:r>
      <w:r>
        <w:rPr>
          <w:rFonts w:hint="default"/>
        </w:rPr>
        <w:t>新植树种植一个月后可开始追施淡粪水或0.3一0.05%的尿素或复合肥液，掌握勤施薄施原则。每月淋1一2次，二年生树转为一梢二肥，掌握每次每株施0.05一0.075kg尿素或复合肥，在梢前半个月和发梢后半个月各施一次，三年生树每次株施尿素或复合肥0.1一0.15kg。根外追施：在新梢生长期喷0.3%尿素 0.2%磷酸二氢钾1一2次，或选用其它叶面肥。</w:t>
      </w:r>
      <w:r>
        <w:rPr>
          <w:rFonts w:hint="default"/>
        </w:rPr>
        <w:br w:type="textWrapping"/>
      </w:r>
      <w:r>
        <w:rPr>
          <w:rFonts w:hint="default"/>
        </w:rPr>
        <w:t>②树冠管理</w:t>
      </w:r>
      <w:r>
        <w:rPr>
          <w:rFonts w:hint="default"/>
        </w:rPr>
        <w:br w:type="textWrapping"/>
      </w:r>
      <w:r>
        <w:rPr>
          <w:rFonts w:hint="default"/>
        </w:rPr>
        <w:t>要培育成矮干园头型树冠或自然开心型树冠，主干高20一26cm,留3一4条开张角度40—45?在主干上分布均匀的枝梢作主枝,相互间隔5cm以上(该项工作一般在苗圃已进行)，其它枝条可摘心留作辅养枝。当主枝延长到一定程度时(距主干30一40cm处)留第一副主枝，其余摘心促分枝，增加叶面积，然后每隔30一40cm选留方向错开的第二、三副主枝。</w:t>
      </w:r>
      <w:r>
        <w:rPr>
          <w:rFonts w:hint="default"/>
        </w:rPr>
        <w:br w:type="textWrapping"/>
      </w:r>
      <w:r>
        <w:rPr>
          <w:rFonts w:hint="default"/>
        </w:rPr>
        <w:t>春季要围绕培育以上树型，选留好主枝、副主枝，抹除主干上所有薛芽,主枝上位置不当，无种用价值的徒长枝，也要从基部剪除。摘除花蕾和幼果，其它枝条叶片应尽量保留，以增加叶面积，促进幼树生长发育。</w:t>
      </w:r>
      <w:r>
        <w:rPr>
          <w:rFonts w:hint="default"/>
        </w:rPr>
        <w:br w:type="textWrapping"/>
      </w:r>
      <w:r>
        <w:rPr>
          <w:rFonts w:hint="default"/>
        </w:rPr>
        <w:t>③土壤管理。</w:t>
      </w:r>
      <w:r>
        <w:rPr>
          <w:rFonts w:hint="default"/>
        </w:rPr>
        <w:br w:type="textWrapping"/>
      </w:r>
      <w:r>
        <w:rPr>
          <w:rFonts w:hint="default"/>
        </w:rPr>
        <w:t>未封行幼龄树和新开垦果园，在春季要间种浅根系、矮干的经济作物或豆科作物、以改良土壤和降温保湿。</w:t>
      </w:r>
      <w:r>
        <w:rPr>
          <w:rFonts w:hint="default"/>
        </w:rPr>
        <w:br w:type="textWrapping"/>
      </w:r>
      <w:r>
        <w:rPr>
          <w:rFonts w:hint="default"/>
        </w:rPr>
        <w:t>④水分管理。</w:t>
      </w:r>
      <w:r>
        <w:rPr>
          <w:rFonts w:hint="default"/>
        </w:rPr>
        <w:br w:type="textWrapping"/>
      </w:r>
      <w:r>
        <w:rPr>
          <w:rFonts w:hint="default"/>
        </w:rPr>
        <w:t>春季注意整修好果园排灌系统，防带面和植穴渍水，春早应注意补充水分，确保春梢生长正常。</w:t>
      </w:r>
      <w:r>
        <w:rPr>
          <w:rFonts w:hint="default"/>
        </w:rPr>
        <w:br w:type="textWrapping"/>
      </w:r>
      <w:r>
        <w:rPr>
          <w:rFonts w:hint="default"/>
        </w:rPr>
        <w:t>⑤病虫害防治。</w:t>
      </w:r>
      <w:r>
        <w:rPr>
          <w:rFonts w:hint="default"/>
        </w:rPr>
        <w:br w:type="textWrapping"/>
      </w:r>
      <w:r>
        <w:rPr>
          <w:rFonts w:hint="default"/>
        </w:rPr>
        <w:t>脐橙春季病虫害有：疮痂病、炭疽病、溃疡病、红蜘蛛、蚜虫、木虱、潜叶甲、金龟子、凤蝶、蝽蟓等。</w:t>
      </w:r>
      <w:r>
        <w:rPr>
          <w:rFonts w:hint="default"/>
        </w:rPr>
        <w:br w:type="textWrapping"/>
      </w:r>
      <w:r>
        <w:rPr>
          <w:rFonts w:hint="default"/>
        </w:rPr>
        <w:t>防治办法：</w:t>
      </w:r>
      <w:r>
        <w:rPr>
          <w:rFonts w:hint="default"/>
        </w:rPr>
        <w:br w:type="textWrapping"/>
      </w:r>
      <w:r>
        <w:rPr>
          <w:rFonts w:hint="default"/>
        </w:rPr>
        <w:t>疮痂病 在春芽长0.5cm时，用77%可杀得800倍液喷一次，隔7一10天再喷一次，也可用其它杀菌剂代替。</w:t>
      </w:r>
      <w:r>
        <w:rPr>
          <w:rFonts w:hint="default"/>
        </w:rPr>
        <w:br w:type="textWrapping"/>
      </w:r>
      <w:r>
        <w:rPr>
          <w:rFonts w:hint="default"/>
        </w:rPr>
        <w:t>炭疽病、溃疡病 在新梢刚展叶时喷第一次，隔7一10天喷第二次，可选用77%可杀得，或多菌灵或其它铜制剂、杀菌剂。</w:t>
      </w:r>
      <w:r>
        <w:rPr>
          <w:rFonts w:hint="default"/>
        </w:rPr>
        <w:br w:type="textWrapping"/>
      </w:r>
      <w:r>
        <w:rPr>
          <w:rFonts w:hint="default"/>
        </w:rPr>
        <w:t>红蜘蛛 掌握平均每片叶有5只时用药防治，可用5%尼索朗2000倍液防治，或使用40%氧化乐果1000倍兼治蚜虫、木虱、金龟子、潜叶甲、凤蝶等，或使用其它杀螨剂和杀虫剂。</w:t>
      </w:r>
      <w:r>
        <w:rPr>
          <w:rFonts w:hint="default"/>
        </w:rPr>
        <w:br w:type="textWrapping"/>
      </w:r>
      <w:r>
        <w:rPr>
          <w:rFonts w:hint="default"/>
        </w:rPr>
        <w:t>蚜虫、木虱 掌握在卷叶前的为害初期用药。</w:t>
      </w:r>
      <w:r>
        <w:rPr>
          <w:rFonts w:hint="default"/>
        </w:rPr>
        <w:br w:type="textWrapping"/>
      </w:r>
      <w:r>
        <w:rPr>
          <w:rFonts w:hint="default"/>
        </w:rPr>
        <w:t>潜叶甲 除抓好杀灭成虫外，在幼虫刚孵化时(春梢展叶期)喷药防治，隔7天再喷一次，连喷2一3次，供选农药为20%灭扫利2000培 90%敌百虫1000倍，并可兼治其它害虫，或使用其它杀虫剂。</w:t>
      </w:r>
      <w:r>
        <w:rPr>
          <w:rFonts w:hint="default"/>
        </w:rPr>
        <w:br w:type="textWrapping"/>
      </w:r>
      <w:r>
        <w:rPr>
          <w:rFonts w:hint="default"/>
        </w:rPr>
        <w:t>2、结果树。</w:t>
      </w:r>
      <w:r>
        <w:rPr>
          <w:rFonts w:hint="default"/>
        </w:rPr>
        <w:br w:type="textWrapping"/>
      </w:r>
      <w:r>
        <w:rPr>
          <w:rFonts w:hint="default"/>
        </w:rPr>
        <w:t>⑴施肥。</w:t>
      </w:r>
      <w:r>
        <w:rPr>
          <w:rFonts w:hint="default"/>
        </w:rPr>
        <w:br w:type="textWrapping"/>
      </w:r>
      <w:r>
        <w:rPr>
          <w:rFonts w:hint="default"/>
        </w:rPr>
        <w:t>追施花前肥和谢花肥，掌握弱树早施、多施，壮树迟施、少施原则，初投产脐橙每次株施复合肥0.15kg加少量尿素，盛产后用量增加。花蕾期至幼果形成期要进行根外追肥，除使用0.3%尿素 0.2%磷酸二氢甲液外，加喷0.1一0.2%硼砂、0.2%硫酸镁等，在幼果发育期补充锌和钼。</w:t>
      </w:r>
      <w:r>
        <w:rPr>
          <w:rFonts w:hint="default"/>
        </w:rPr>
        <w:br w:type="textWrapping"/>
      </w:r>
      <w:r>
        <w:rPr>
          <w:rFonts w:hint="default"/>
        </w:rPr>
        <w:t>⑵保花保果。</w:t>
      </w:r>
      <w:r>
        <w:rPr>
          <w:rFonts w:hint="default"/>
        </w:rPr>
        <w:br w:type="textWrapping"/>
      </w:r>
      <w:r>
        <w:rPr>
          <w:rFonts w:hint="default"/>
        </w:rPr>
        <w:t>①花量不足的植株疏除结果母枝上的春梢营养枝，花量过多的植株，对过长花枝适当回缩。</w:t>
      </w:r>
      <w:r>
        <w:rPr>
          <w:rFonts w:hint="default"/>
        </w:rPr>
        <w:br w:type="textWrapping"/>
      </w:r>
      <w:r>
        <w:rPr>
          <w:rFonts w:hint="default"/>
        </w:rPr>
        <w:t>②直立徒长枝开花的，可在枝条基部坏剥一圈并用薄膜包扎。</w:t>
      </w:r>
      <w:r>
        <w:rPr>
          <w:rFonts w:hint="default"/>
        </w:rPr>
        <w:br w:type="textWrapping"/>
      </w:r>
      <w:r>
        <w:rPr>
          <w:rFonts w:hint="default"/>
        </w:rPr>
        <w:t>③激素保果。用40一50PPm九二O在花谢三分之二时喷一次，隔15一20天再喷一次，也可用200PPmBA(细胞激动素) 100PPmGA(九二O)，或150PPmGA在谢花后涂果蒂。</w:t>
      </w:r>
      <w:r>
        <w:rPr>
          <w:rFonts w:hint="default"/>
        </w:rPr>
        <w:br w:type="textWrapping"/>
      </w:r>
      <w:r>
        <w:rPr>
          <w:rFonts w:hint="default"/>
        </w:rPr>
        <w:t>④抹除迟春梢和早夏梢。每隔3一5天抹一次，直到6月底。</w:t>
      </w:r>
      <w:r>
        <w:rPr>
          <w:rFonts w:hint="default"/>
        </w:rPr>
        <w:br w:type="textWrapping"/>
      </w:r>
      <w:r>
        <w:rPr>
          <w:rFonts w:hint="default"/>
        </w:rPr>
        <w:t>⑤花期遇低温阴雨，要抢晴摇花，使腐烂花瓣脱落，增加幼果光合作用。</w:t>
      </w:r>
      <w:r>
        <w:rPr>
          <w:rFonts w:hint="default"/>
        </w:rPr>
        <w:br w:type="textWrapping"/>
      </w:r>
      <w:r>
        <w:rPr>
          <w:rFonts w:hint="default"/>
        </w:rPr>
        <w:t>⑶水分管理。</w:t>
      </w:r>
      <w:r>
        <w:rPr>
          <w:rFonts w:hint="default"/>
        </w:rPr>
        <w:br w:type="textWrapping"/>
      </w:r>
      <w:r>
        <w:rPr>
          <w:rFonts w:hint="default"/>
        </w:rPr>
        <w:t>花期到果实发育期防旱、防渍水，修整好果园排灌系统。</w:t>
      </w:r>
      <w:r>
        <w:rPr>
          <w:rFonts w:hint="default"/>
        </w:rPr>
        <w:br w:type="textWrapping"/>
      </w:r>
      <w:r>
        <w:rPr>
          <w:rFonts w:hint="default"/>
        </w:rPr>
        <w:t>⑷树冠管理。</w:t>
      </w:r>
      <w:r>
        <w:rPr>
          <w:rFonts w:hint="default"/>
        </w:rPr>
        <w:br w:type="textWrapping"/>
      </w:r>
      <w:r>
        <w:rPr>
          <w:rFonts w:hint="default"/>
        </w:rPr>
        <w:t>适当疏除部分过密春梢，疏去大部分无叶花枝，努力达到旧叶，新叶与花的比例为2：3：2。</w:t>
      </w:r>
      <w:r>
        <w:rPr>
          <w:rFonts w:hint="default"/>
        </w:rPr>
        <w:br w:type="textWrapping"/>
      </w:r>
      <w:r>
        <w:rPr>
          <w:rFonts w:hint="default"/>
        </w:rPr>
        <w:t>⑸病虫防治。</w:t>
      </w:r>
      <w:r>
        <w:rPr>
          <w:rFonts w:hint="default"/>
        </w:rPr>
        <w:br w:type="textWrapping"/>
      </w:r>
      <w:r>
        <w:rPr>
          <w:rFonts w:hint="default"/>
        </w:rPr>
        <w:t>除具有幼龄树相同病虫害(疮痂病、炭疽病、溃疡病、红蜘蛛、潜叶甲、蚜虫、木虱、金龟子、凤蝶等)外，还要注意防治为害花蕾的花蕾蛆，应掌握在花蕾初期地下散施杀虫剂或淋施500倍液的90%敌百虫，杀死出土羽化成虫，然后在树冠喷40%水胺硫磷1000倍液1一2次。</w:t>
      </w:r>
      <w:r>
        <w:rPr>
          <w:rFonts w:hint="default"/>
        </w:rPr>
        <w:br w:type="textWrapping"/>
      </w:r>
      <w:r>
        <w:rPr>
          <w:rFonts w:hint="default"/>
        </w:rPr>
        <w:t>结果树在病害防治方面除在新梢期要喷药外，还应在谢花后再喷药保护幼果。</w:t>
      </w:r>
    </w:p>
    <w:p w14:paraId="26E54699">
      <w:pPr>
        <w:bidi w:val="0"/>
        <w:rPr>
          <w:rFonts w:hint="eastAsia"/>
          <w:lang w:eastAsia="zh-CN"/>
        </w:rPr>
      </w:pPr>
      <w:r>
        <w:t>卡拉卡拉红肉脐橙是一个特色优质脐橙品种 由于其果肉红色 象征喜庆吉祥 在内地及港澳市 场试销极受欢迎。目前该品种在国内种植面积尚 小 且多是未结果或刚结果的幼龄树 因此 发展 前景比较广阔 栽培面积逐年增加。笔者自20世 纪90年代中后期开始引种试验 通过多年的研究 示范 总结出高产优质配套栽培技术 现介绍如 下。 1　适宜发展区域 卡拉卡拉红肉脐橙适宜类似于温州蜜柑、雪柑 的生态条件 但抗寒性不如温州蜜柑 耐热性优于 温州蜜柑 其最适宜种植的区域是≥10℃的年有效 积温在5500～6500℃ 10月底至11月 （果实成熟 前） 昼夜温差大的地区。海拔300～500ｍ的地区 较海拔300ｍ以下的沿河地带冷凉 该品种生长结 收稿日期：2006－01－26 果良好 产量高而稳 并可有效减轻柑桔黄龙病的 为害 减避辐射霜冻 （平地、低洼地辐射霜冻严 重） 的影响。目前福建省重点产区主要分布在闽 西北及闽中部分山区 与这一带夏秋冷凉气候有利 于果实着色及糖分积累大有关系。三明市卡拉卡拉 红肉脐橙的种植情况表明 沙溪、金溪、尤溪沿岸 海拔300－550ｍ的区域生长结果最优。如三明市 永安洪田长川磉溪、三元区炉洋、尤溪梅仙丁地海 拔都在320ｍ以上 所种植的卡拉卡拉红肉脐橙产 量高、品质优。据2004年三明市农业中心的测定 结果 单果重235ｇ 果实含总酸0∙81％、总糖 10∙90％、还原糖4∙97％、维生素 Ｃ591ｍｇ／Ｌ 可 溶性固形物13∙00％、固酸比16∙05∶1、可食率 76∙60％ 表现出良好的商品性能</w:t>
      </w:r>
      <w:r>
        <w:rPr>
          <w:rFonts w:hint="eastAsia"/>
          <w:lang w:eastAsia="zh-CN"/>
        </w:rPr>
        <w:t>。</w:t>
      </w:r>
    </w:p>
    <w:p w14:paraId="5F61CB05">
      <w:pPr>
        <w:bidi w:val="0"/>
      </w:pPr>
      <w:r>
        <w:t>2∙1　接穗选择 一是要选择挂果性能稳定、果个较大且均匀、 品质优良的单株采穗 二是选择树冠中上部外围成 熟的一年生枝梢 三是接穗要经检测无检疫性病虫 害。三元、沙县等地进行的育苗定向培育表明 选 取树冠中上部外围枝条中段芽繁育的苗木定植 投 产后产量要比用其它部位育苗的提高17％～23％ 且果个大小、果形、果色等整齐度更高。采用定向 培育的苗木定植 第三年667ｍ2产量达423ｋｇ 第 四年超过1200ｋｇ 比周围同年定植的同一品种其 他苗木高1倍以上。 2∙2　苗木培育 苗木要适当稀植 即株距12～15ｃｍ 行距20 ～25ｃｍ 每667ｍ2育18000～25000株。从三元区 吉口农场育苗基地2000－2001年育苗情况看 每 667ｍ2育 20000、25000、30000和 40000株的 苗 木合格率 （即达出圃苗规格） 分别为92∙4％、 89∙1％、79∙1％、61∙6％ 即密度越高 苗木出圃 率越低。苗木出圃标准要求一级苗高60ｃｍ以上 茎粗0∙8ｃｍ以上 主干高40ｃｍ以上 主枝3～4 个 主侧枝长20ｃｍ以上 叶30片以上 接口愈 合良好 无检疫性病虫害 无盘根、曲根现象。 3　整形修剪 3∙1　幼龄树 要以轻剪为主 选留健壮枝梢作为主枝或副主 枝 疏删主枝、副主枝的竞争枝。选定各主枝、副 主枝延长枝后 对其进行中度至重度短截 以短截 程度调节各主枝之间的生长势 使之相对平衡。采 用拉、撑、吊等方法 使主枝、副主枝保持匀称的 方位与倾斜向上的生长姿势。除对过密枝群作适当 疏删外 内膛枝和树冠中下部较弱的枝梢一般均应 保留。除选定主枝、副主枝过程中修剪较重外 其 它枝梢应尽量轻剪 以保证一定的枝梢量 加快树 冠的形成。试验表明 幼龄树采取轻度、中度和重 度三种修剪方式 第三年树冠 （最宽面）分别为 1∙36、1∙02、0∙87ｍ 即修剪量越大 树冠形成越 慢。 3∙2　成年树 修剪的主要任务是保持生长与结果的相对平衡。为生产优质果并有利于农事操作 树高一般要 控制在2∙5ｍ以下 绿叶层厚度1∙5ｍ以上 树冠 覆盖率为75％～85％。据三元区在炉洋村等地的 调查 树冠覆盖率75％～85％比90％以上或已封 行的果品优质率 （一级果） 高7～13个百分点 达56％～78％ 且可减轻病虫为害 年用药成本 减少13％～34％。此外成年树枝条较披垂 细弱 枝较多 较易形成花芽 应注意修剪 以防止结果 过多。 4　土肥水管理 4∙1　土壤常规管理 改革土壤耕作制度 将果园套种及生草栽培作 为改善果园生态、培肥地力的一项重要措施大力推 广。研究表明 套种绿肥在夏季高温季节可降低土 温2～5℃ 绿肥在开花初期或豆荚饱满叶色开始 退黄时压埋肥效最好。有关资料表明：91％以上的 果园土壤ｐＨ值小于5∙5 造成主要元素普遍缺乏。 针对南方果园普遍存在 “粘、酸、瘠” 的特点 增加钾、钙和有机肥使用量 适当控磷 按100ｋｇ 果施用纯氮0∙8～1∙2ｋｇ 其中有机氮占30％ ～ 50％ 氮、磷、钾比为1∶0∙5∶0∙7～0∙9。同时要 把施石灰作为一项常规施肥技术 每公顷施用量为 （7－ｐＨ值） ×300ｋｇ 分两次于施春肥和秋季基 肥时施入。 4∙2　施肥 在卡拉卡拉红肉脐橙的施肥中应强调抓好关键 期关键肥料的施用 做到 “两头重 中间控” “两头重” 就是：重施春季花前肥 施肥量占全年 的30％～40％ 以速效肥为主 促开花、坐果及 抽发良好的春梢；重施基肥 施肥量占全年的 40％～50％ 以有机肥为主 要改基肥冬施 （11 月至次年1月）为秋施 （9～10月）。 “中间控” 就是控制夏季肥料的施用 以防止抽发夏梢引发果 梢矛盾。秋季 （7月份）促梢壮果肥依树势及结果 量酌情施用 施肥量占全年的20％左右。 5　保花保果 一是要通过肥水管理健壮树势 提高坐果率。 二是保果必先保叶。果实采收前期 （9～10月） 施 好基肥 采后及时进行根外追肥。据调查 未施基 肥且采后未及时进行根外追肥的冬季落叶率达 20％以上 高的达50％ 而及时采取措施的 落 叶期一般在春梢抽生期 属正常落叶。</w:t>
      </w:r>
    </w:p>
    <w:p w14:paraId="332232D6">
      <w:pPr>
        <w:bidi w:val="0"/>
      </w:pPr>
      <w:r>
        <w:t xml:space="preserve"> 实用技术 低温阴雨应注意摇树落花 将与幼果粘连的花瓣摇 落 防止其霉烂影响着果或导致果实产生疤痕。四 是对旺长且花量少的树可采取花后环剥处理 即在 4月下旬到5月上旬 在主干 （初产树）或主枝、 副主枝上环剥2～3ｍｍ 深达木质部 伤口用塑料 薄膜包扎密封。据永安市的研究 采用环剥保果的 坐果数、单果重和产量分别比对照增加77∙4％、 8∙2％和92∙1％。五是防止采前落果。可用0∙3％ 尿素加0∙3％磷酸二氢钾、大生Ｍ－451000倍液 喷布 以增加树体营养 同时防止果梗炭疽病为害 造成落果。 6　认真防治病虫害 卡拉卡拉红肉脐橙的主要病虫害有红蜘蛛、锈 螨、潜叶蛾、介壳虫、溃疡病、炭疽病等 应根据 当地果园生态条件和病虫害发生具体情况 因地制 宜采取对策。 6∙1　以防治对象为主制定的对策 柑桔红蜘蛛防治重点是抑制其4～5月份的春 季高峰和9月份的秋季高峰。当新叶螨口密度达到 每叶3头时是防治关键期。柑桔锈螨5月上果初期 是第一次防治适宜期 若错过则应注意夏季高温期 的防治。可使用专用杀螨剂及生物源或矿物源杀虫 剂 如73％炔螨特乳油3000倍液、1∙8％阿维菌 素乳油5000倍液、97％石蜡油乳油、99％矿物油 或95％机油乳油200～300倍液任选其一。柑桔潜 叶蛾的防治措施为夏季抹芽控梢 秋季虫口低峰期 放梢 适时喷药。可在秋梢长3～4ｃｍ时用1∙8％ 阿维菌素5000倍液或3％啶虫脒乳油1500倍液、 2∙5％高效氯氟氰菊酯乳油800倍液防治。介壳虫 多发生在成年较荫蔽果园 结合修剪 注意控制4 ～5月份的第一代若虫高峰 可使用25％噻嗪酮可 湿性粉剂800～1000倍液、97％石蜡油乳油、99％ 矿物油或95％机油乳油150～200倍液。柑桔溃疡 病是脐橙最主要的病害 应以农业防治为主 把好 定植苗木不带病的质量关 幼龄树防控好夏秋季潜 叶蛾的为害 成年树主控秋梢潜叶蛾；清除遗留病 叶；台风前后采取喷药的补救措施 可酌情使用农 用链霉素1000～1500倍液或含铜杀菌剂77％可杀 得500～1000倍液、30％氧氯化铜600倍液等。防 治炭疽病也以农业措施为主 平衡施肥 增施钾 肥 提高树体抗病力 必要时喷含铜制剂或50％ 甲基托布津800倍液。 6∙2　以药剂防治为主制定的综防对策 根据ＮＹ／Ｔ5015－2002无公害食品柑桔生产技 术规程的要求 结合无公害柑桔生产允许使用的农 药类别 以使用生物源、易降解矿物源及高效低毒 低残留新农药为主 根据果园生态条件及病虫害发 生特点 制定综防对策为 “维护生态 环境友好 四虫两病 重防春秋”。4～5月份柑桔红蜘蛛在春 梢新叶上发生始盛期 用73％炔螨特乳油3000倍 液或有蚜虫时用1∙8％阿维菌素5000倍液防治 可兼治冬季漏网锈螨；药后15～20ｄ检查螨情 如 需要可再用以上药剂之一轮换防治一遍。夏季果园 生草覆盖 注意抹芽控梢 成年果园定期检查果实 锈螨 当在10倍放大镜下发现果实背光处有锈螨 3～5头时即应喷药防治；可使用1∙8％阿维菌素 5000倍液或99％矿物油、95％机油乳油150～200 倍液。秋季放梢后 当梢长3～4ｃｍ时喷1次 1∙8％阿维菌素3000～4000倍液 （隔 7ｄ再使用 3％啶虫脒1500倍液） 可兼治柑桔潜叶蛾、柑桔 蚜虫类、柑桔红蜘蛛和柑桔锈螨。秋梢叶片成熟 后 视红蜘蛛发生情况 适期使用1次推荐的矿物 油制剂 幼龄树可达到有效抑制秋末害螨种群 成 年树则可兼治介壳虫类。但应注意 矿物油制剂的 使用要避开新梢嫩叶生长期和高温天气。柑桔溃疡 病在采取严格的农业控病措施后 如发生台风则应 及时喷布农用链霉素或铜制剂以防病害扩散。卡拉 卡拉红肉脐橙病虫害周年综合防治对策初步应用效 果显著 用药次数从每年15～20次降至10次以 下 综合防治成本降低50％以上 果园生态环境 得到改善 果品卫生安全性得到提升。</w:t>
      </w:r>
    </w:p>
    <w:p w14:paraId="42CD45F2">
      <w:pPr>
        <w:bidi w:val="0"/>
        <w:rPr>
          <w:rFonts w:hint="eastAsia"/>
        </w:rPr>
      </w:pPr>
    </w:p>
    <w:p w14:paraId="4BB9DEE9">
      <w:pPr>
        <w:bidi w:val="0"/>
        <w:rPr>
          <w:rFonts w:hint="eastAsia"/>
        </w:rPr>
      </w:pPr>
      <w:r>
        <w:rPr>
          <w:rFonts w:hint="eastAsia"/>
        </w:rPr>
        <w:t>脐橙全年如何管理？？？</w:t>
      </w:r>
    </w:p>
    <w:p w14:paraId="5BC00320">
      <w:pPr>
        <w:bidi w:val="0"/>
      </w:pPr>
      <w:r>
        <w:rPr>
          <w:rFonts w:hint="eastAsia"/>
        </w:rPr>
        <w:t>回答：一月份管理：整形、修剪与清园。二月：施萌芽肥。三月：防治花蕾蛆。四月：防治虫害，施保花保果肥。五月：病虫害防治。六月：控制夏梢和施壮果肥。七月：追施壮果肥。八月：防治潜叶蛾、抗旱和防裂果。九月：防裂果、抹除晚秋梢和改土施基肥。十月：防治红蜘蛛和吸果夜蛾。十一月：防治采前落果。十二月：适时采收。</w:t>
      </w:r>
    </w:p>
    <w:p w14:paraId="3A72114A">
      <w:pPr>
        <w:bidi w:val="0"/>
      </w:pPr>
      <w:r>
        <w:rPr>
          <w:rFonts w:hint="default"/>
        </w:rPr>
        <w:t>脐橙管理一周果技（3月3日）</w:t>
      </w:r>
    </w:p>
    <w:p w14:paraId="53CA69FF">
      <w:pPr>
        <w:bidi w:val="0"/>
      </w:pPr>
      <w:r>
        <w:rPr>
          <w:rFonts w:hint="default"/>
        </w:rPr>
        <w:t>一、抓住晴好天气，树冠喷施一次吡虫啉或螺虫乙酯+毒死蜱+大生M45或吡虫啉或螺虫乙酯+高效氯氰菊酯+大生M45防治柑橘木虱和柑橘炭疽病。</w:t>
      </w:r>
    </w:p>
    <w:p w14:paraId="22C464A0">
      <w:pPr>
        <w:bidi w:val="0"/>
      </w:pPr>
      <w:r>
        <w:rPr>
          <w:rFonts w:hint="default"/>
        </w:rPr>
        <w:t>二、继续搞好</w:t>
      </w:r>
      <w:r>
        <w:rPr>
          <w:rFonts w:hint="default"/>
        </w:rPr>
        <w:fldChar w:fldCharType="begin"/>
      </w:r>
      <w:r>
        <w:rPr>
          <w:rFonts w:hint="default"/>
        </w:rPr>
        <w:instrText xml:space="preserve"> HYPERLINK "https://www.xforange.com/" \o "脐橙" \t "https://www.xforange.com/zhongzhi/_blank" </w:instrText>
      </w:r>
      <w:r>
        <w:rPr>
          <w:rFonts w:hint="default"/>
        </w:rPr>
        <w:fldChar w:fldCharType="separate"/>
      </w:r>
      <w:r>
        <w:rPr>
          <w:rStyle w:val="10"/>
          <w:rFonts w:hint="default" w:ascii="Segoe UI" w:hAnsi="Segoe UI" w:eastAsia="Segoe UI" w:cs="Segoe UI"/>
          <w:i w:val="0"/>
          <w:iCs w:val="0"/>
          <w:caps w:val="0"/>
          <w:color w:val="333333"/>
          <w:spacing w:val="0"/>
          <w:szCs w:val="24"/>
          <w:u w:val="none"/>
          <w:shd w:val="clear" w:fill="FFFFFF"/>
        </w:rPr>
        <w:t>脐橙</w:t>
      </w:r>
      <w:r>
        <w:rPr>
          <w:rFonts w:hint="default"/>
        </w:rPr>
        <w:fldChar w:fldCharType="end"/>
      </w:r>
      <w:r>
        <w:rPr>
          <w:rFonts w:hint="default"/>
        </w:rPr>
        <w:t>园的冬季修剪，疏剪、回缩离地面30-50厘米的下垂枝、结果后的衰退母枝，锯树顶开天窗。</w:t>
      </w:r>
    </w:p>
    <w:p w14:paraId="07C807BE">
      <w:pPr>
        <w:bidi w:val="0"/>
      </w:pPr>
      <w:r>
        <w:rPr>
          <w:rFonts w:hint="default"/>
        </w:rPr>
        <w:t>三、未施春肥的根据树龄、树势每株撒施0.2-0.3公斤高氮高钾（N：P：K=18：9：18）类型复合肥。</w:t>
      </w:r>
    </w:p>
    <w:p w14:paraId="10BB72FA">
      <w:pPr>
        <w:bidi w:val="0"/>
      </w:pPr>
      <w:r>
        <w:rPr>
          <w:rFonts w:hint="default"/>
        </w:rPr>
        <w:t>四、疏通果园沟渠，中到大雨天气巡视果园，及时排除</w:t>
      </w:r>
      <w:r>
        <w:rPr>
          <w:rFonts w:hint="default"/>
        </w:rPr>
        <w:fldChar w:fldCharType="begin"/>
      </w:r>
      <w:r>
        <w:rPr>
          <w:rFonts w:hint="default"/>
        </w:rPr>
        <w:instrText xml:space="preserve"> HYPERLINK "https://www.xforange.com/" \o "脐橙" \t "https://www.xforange.com/zhongzhi/_blank" </w:instrText>
      </w:r>
      <w:r>
        <w:rPr>
          <w:rFonts w:hint="default"/>
        </w:rPr>
        <w:fldChar w:fldCharType="separate"/>
      </w:r>
      <w:r>
        <w:rPr>
          <w:rStyle w:val="10"/>
          <w:rFonts w:hint="default" w:ascii="Segoe UI" w:hAnsi="Segoe UI" w:eastAsia="Segoe UI" w:cs="Segoe UI"/>
          <w:i w:val="0"/>
          <w:iCs w:val="0"/>
          <w:caps w:val="0"/>
          <w:color w:val="333333"/>
          <w:spacing w:val="0"/>
          <w:szCs w:val="24"/>
          <w:u w:val="none"/>
          <w:shd w:val="clear" w:fill="FFFFFF"/>
        </w:rPr>
        <w:t>脐橙</w:t>
      </w:r>
      <w:r>
        <w:rPr>
          <w:rFonts w:hint="default"/>
        </w:rPr>
        <w:fldChar w:fldCharType="end"/>
      </w:r>
      <w:r>
        <w:rPr>
          <w:rFonts w:hint="default"/>
        </w:rPr>
        <w:t>园积水，避免果园渍水烂根。</w:t>
      </w:r>
    </w:p>
    <w:p w14:paraId="59FC800D">
      <w:pPr>
        <w:bidi w:val="0"/>
        <w:rPr>
          <w:rFonts w:hint="eastAsia"/>
        </w:rPr>
      </w:pPr>
      <w:r>
        <w:rPr>
          <w:rFonts w:hint="default"/>
        </w:rPr>
        <w:t>五、简易通风贮藏库，气温高的南风天，白天关闭门、窗，晚间打开门、窗，通风换气。勤检查，及时剔除腐烂果，集中撒上石灰深埋。</w:t>
      </w:r>
    </w:p>
    <w:p w14:paraId="175B2237">
      <w:pPr>
        <w:bidi w:val="0"/>
        <w:rPr>
          <w:rFonts w:hint="eastAsia"/>
        </w:rPr>
      </w:pPr>
      <w:r>
        <w:rPr>
          <w:rFonts w:hint="eastAsia"/>
        </w:rPr>
        <w:t>6月份，我县脐橙的物候期是果实膨大、夏梢生长期。田间管理的主要任务是：</w:t>
      </w:r>
    </w:p>
    <w:p w14:paraId="4BD533EE">
      <w:pPr>
        <w:bidi w:val="0"/>
        <w:rPr>
          <w:rFonts w:hint="eastAsia"/>
        </w:rPr>
      </w:pPr>
      <w:r>
        <w:rPr>
          <w:rFonts w:hint="eastAsia"/>
        </w:rPr>
        <w:t>1、继续保果、抹梢</w:t>
      </w:r>
    </w:p>
    <w:p w14:paraId="475E9568">
      <w:pPr>
        <w:bidi w:val="0"/>
        <w:rPr>
          <w:rFonts w:hint="eastAsia"/>
        </w:rPr>
      </w:pPr>
      <w:r>
        <w:rPr>
          <w:rFonts w:hint="eastAsia"/>
        </w:rPr>
        <w:t>结果树继续抹夏梢以减少落果。6月中、下旬进行疏果，调整挂果量，挂果多的要尽量多疏，避免产生大小年。</w:t>
      </w:r>
    </w:p>
    <w:p w14:paraId="3A0B8F14">
      <w:pPr>
        <w:bidi w:val="0"/>
        <w:rPr>
          <w:rFonts w:hint="eastAsia"/>
        </w:rPr>
      </w:pPr>
      <w:r>
        <w:rPr>
          <w:rFonts w:hint="eastAsia"/>
        </w:rPr>
        <w:t>2、防治脐黄</w:t>
      </w:r>
    </w:p>
    <w:p w14:paraId="3515B89A">
      <w:pPr>
        <w:bidi w:val="0"/>
        <w:rPr>
          <w:rFonts w:hint="eastAsia"/>
        </w:rPr>
      </w:pPr>
      <w:r>
        <w:rPr>
          <w:rFonts w:hint="eastAsia"/>
        </w:rPr>
        <w:t>用中国柑桔研究所研制生产的抑黄酯一只兑水300毫升涂脐部，笔者曾经做过试验，防治脐黄效果很好。</w:t>
      </w:r>
    </w:p>
    <w:p w14:paraId="6F784B57">
      <w:pPr>
        <w:bidi w:val="0"/>
        <w:rPr>
          <w:rFonts w:hint="eastAsia"/>
        </w:rPr>
      </w:pPr>
      <w:r>
        <w:rPr>
          <w:rFonts w:hint="eastAsia"/>
        </w:rPr>
        <w:t>3、未结果的幼树追一次夏肥，促进夏梢生长，加速树冠的扩大，每株施三元复合肥100—150克，在树冠外围滴水线挖浅沟或穴施。如遇多雨天气，可将化肥直接撤在树冠滴水线下，节省工时费。</w:t>
      </w:r>
    </w:p>
    <w:p w14:paraId="6775ADDF">
      <w:pPr>
        <w:bidi w:val="0"/>
        <w:rPr>
          <w:rFonts w:hint="eastAsia"/>
        </w:rPr>
      </w:pPr>
      <w:r>
        <w:rPr>
          <w:rFonts w:hint="eastAsia"/>
        </w:rPr>
        <w:t>4、病虫害综合防治</w:t>
      </w:r>
    </w:p>
    <w:p w14:paraId="7A4C5CAF">
      <w:pPr>
        <w:bidi w:val="0"/>
      </w:pPr>
      <w:r>
        <w:rPr>
          <w:rFonts w:hint="eastAsia"/>
        </w:rPr>
        <w:t>加强对粉蚧和其它蚧类的防治。药剂可用40%的毒死蜱、40%的杀扑磷，也可用0.5%苦.烟水剂800倍防治，时间间隔10—15天一次，共2次。正常情况下，6月份红、黄蜘蛛进入夏季轻度为害期，如果连续长期阴雨天气，可暂时不喷药防治，若遇少雨天气，还需要抓好对红、黄蜘蛛的防治。防治病害可选多菌灵，甲基托布津，代森锰锌，百菌清，本醚甲环唑等任意一种全园喷雾防治2次。</w:t>
      </w:r>
    </w:p>
    <w:p w14:paraId="0CBDAD1E">
      <w:pPr>
        <w:bidi w:val="0"/>
      </w:pPr>
      <w:r>
        <w:t>栽培要点</w:t>
      </w:r>
    </w:p>
    <w:p w14:paraId="22767729">
      <w:pPr>
        <w:bidi w:val="0"/>
      </w:pPr>
      <w:r>
        <w:t>适应气候</w:t>
      </w:r>
    </w:p>
    <w:p w14:paraId="6518AE20">
      <w:pPr>
        <w:bidi w:val="0"/>
      </w:pPr>
      <w:r>
        <w:t>卡拉卡拉适宜种植于年平均气温在17.5℃以上，多年极端最低气温平均值在-3℃以上地区栽培。红肉脐橙最适种植的区域是:年活动积温5500~6500℃，果实成熟前的10月底至11月昼夜温差大的脐橙适栽区，且冬天霜冻或有霜冻出现时间12月底以后或时间短暂的区域适宜种植，适宜在全国甜橙产区种植，可适度发展。但热量条件稍逊的地区栽培表现果实偏小，大小不整齐。</w:t>
      </w:r>
    </w:p>
    <w:p w14:paraId="5B7349C0">
      <w:pPr>
        <w:bidi w:val="0"/>
      </w:pPr>
      <w:r>
        <w:t>嫁接砧木选择</w:t>
      </w:r>
    </w:p>
    <w:p w14:paraId="721A5EBB">
      <w:pPr>
        <w:bidi w:val="0"/>
      </w:pPr>
      <w:r>
        <w:t>经嫁接试验，红肉脐橙与枳、枳橙、枳柚、温州蜜柑及甜橙类柑桔嫁接均表现亲和。该品种嫁接苗宜采用枳壳砧，高接换种中间砧以温州蜜柑和雪柑为佳，芦柑不宜作为中间砧。</w:t>
      </w:r>
    </w:p>
    <w:p w14:paraId="255DC22C">
      <w:pPr>
        <w:bidi w:val="0"/>
      </w:pPr>
      <w:r>
        <w:t>施肥</w:t>
      </w:r>
    </w:p>
    <w:p w14:paraId="156AD0D8">
      <w:pPr>
        <w:bidi w:val="0"/>
      </w:pPr>
      <w:r>
        <w:t>应充分满足血橙对各种营养元素的需要，提倡多施有机肥、合理施用无机肥和配方肥料。并根据叶片分析结果、果园土壤分析结果、血橙物候期等指导施肥。以土壤施肥为主，配合叶面施肥。采用环状沟施、条沟施、穴施和土面撒肥等方法。</w:t>
      </w:r>
    </w:p>
    <w:p w14:paraId="39C741B4">
      <w:pPr>
        <w:bidi w:val="0"/>
      </w:pPr>
      <w:r>
        <w:rPr>
          <w:lang w:val="en-US" w:eastAsia="zh-CN"/>
        </w:rPr>
        <w:t>栽培要点：注意选择积温较高的地方种植，高温有利于红色形成。注意保果，春季发枝太多时，可以适当疏枝，以提高着果率和克服果实较小的问题。</w:t>
      </w:r>
    </w:p>
    <w:p w14:paraId="7C2B91A3">
      <w:pPr>
        <w:bidi w:val="0"/>
      </w:pPr>
      <w:r>
        <w:rPr>
          <w:lang w:val="en-US" w:eastAsia="zh-CN"/>
        </w:rPr>
        <w:t>适宜种植区：红肉脐橙最适种植的区域是：年活动积温5500～6500℃，果实成熟前的10月底至11月昼夜温差大的脐橙适栽区，且冬天霜冻或有霜冻出现时间12月底以后或时间短暂的区域适宜种植，长江中上游为适栽区，可适度发展。</w:t>
      </w:r>
    </w:p>
    <w:p w14:paraId="585C5996">
      <w:pPr>
        <w:bidi w:val="0"/>
      </w:pPr>
    </w:p>
    <w:p w14:paraId="1C53779B">
      <w:pPr>
        <w:bidi w:val="0"/>
      </w:pPr>
      <w:r>
        <w:rPr>
          <w:rFonts w:hint="eastAsia"/>
        </w:rPr>
        <w:t>云阳县中熟脐橙生产技术规程</w:t>
      </w:r>
    </w:p>
    <w:p w14:paraId="05F1BCA8">
      <w:pPr>
        <w:bidi w:val="0"/>
      </w:pPr>
    </w:p>
    <w:p w14:paraId="1E6DC068">
      <w:pPr>
        <w:bidi w:val="0"/>
      </w:pPr>
      <w:r>
        <w:t xml:space="preserve">1  </w:t>
      </w:r>
      <w:r>
        <w:rPr>
          <w:rFonts w:hint="eastAsia"/>
        </w:rPr>
        <w:t>范围</w:t>
      </w:r>
    </w:p>
    <w:p w14:paraId="0D9948F4">
      <w:pPr>
        <w:bidi w:val="0"/>
      </w:pPr>
      <w:r>
        <w:rPr>
          <w:rFonts w:hint="eastAsia"/>
        </w:rPr>
        <w:t>本规程规定了云阳县中熟脐橙生产园地选择与规划，品种和砧木选择，栽植，土肥水管理，整形修剪，花果管理，病虫害防治和果实采收、包装、运输和贮存。</w:t>
      </w:r>
    </w:p>
    <w:p w14:paraId="0A354A96">
      <w:pPr>
        <w:bidi w:val="0"/>
      </w:pPr>
      <w:r>
        <w:t xml:space="preserve">2  </w:t>
      </w:r>
      <w:r>
        <w:rPr>
          <w:rFonts w:hint="eastAsia"/>
        </w:rPr>
        <w:t>规程性引用文件</w:t>
      </w:r>
    </w:p>
    <w:p w14:paraId="7BC63E51">
      <w:pPr>
        <w:bidi w:val="0"/>
      </w:pPr>
      <w:r>
        <w:rPr>
          <w:rFonts w:hint="eastAsia"/>
        </w:rPr>
        <w:t>下列文件对于本文件的应用是必不可少的。凡是标注日期的引用文件，仅所标注日期的版本适用于本文件。凡是不标注日期的引用文件，其最新版本（包括所有的修改单）适用于本文件。</w:t>
      </w:r>
    </w:p>
    <w:p w14:paraId="58D2DAB2">
      <w:pPr>
        <w:bidi w:val="0"/>
      </w:pPr>
      <w:r>
        <w:t xml:space="preserve">GB/T 9659  </w:t>
      </w:r>
      <w:r>
        <w:rPr>
          <w:rFonts w:hint="eastAsia"/>
        </w:rPr>
        <w:t>柑橘嫁接苗分级及检验</w:t>
      </w:r>
    </w:p>
    <w:p w14:paraId="37C78BC1">
      <w:pPr>
        <w:bidi w:val="0"/>
      </w:pPr>
      <w:r>
        <w:t xml:space="preserve">GB/T 8321-2000 </w:t>
      </w:r>
      <w:r>
        <w:rPr>
          <w:rFonts w:hint="eastAsia"/>
        </w:rPr>
        <w:t>农药安全使用准则</w:t>
      </w:r>
    </w:p>
    <w:p w14:paraId="19AAD3B0">
      <w:pPr>
        <w:bidi w:val="0"/>
      </w:pPr>
      <w:r>
        <w:t xml:space="preserve">GB 4285-89 </w:t>
      </w:r>
      <w:r>
        <w:rPr>
          <w:rFonts w:hint="eastAsia"/>
        </w:rPr>
        <w:t>农药安全使用规程</w:t>
      </w:r>
    </w:p>
    <w:p w14:paraId="3707F186">
      <w:pPr>
        <w:bidi w:val="0"/>
      </w:pPr>
      <w:r>
        <w:t xml:space="preserve">NY/T 5015-2002 </w:t>
      </w:r>
      <w:r>
        <w:rPr>
          <w:rFonts w:hint="eastAsia"/>
        </w:rPr>
        <w:t>无公害食品—柑橘生产技术规程</w:t>
      </w:r>
    </w:p>
    <w:p w14:paraId="28B0B789">
      <w:pPr>
        <w:bidi w:val="0"/>
      </w:pPr>
      <w:r>
        <w:t xml:space="preserve">NY 5016  </w:t>
      </w:r>
      <w:r>
        <w:rPr>
          <w:rFonts w:hint="eastAsia"/>
        </w:rPr>
        <w:t>无公害食品</w:t>
      </w:r>
      <w:r>
        <w:t xml:space="preserve">  </w:t>
      </w:r>
      <w:r>
        <w:rPr>
          <w:rFonts w:hint="eastAsia"/>
        </w:rPr>
        <w:t>柑橘产地环境条件</w:t>
      </w:r>
    </w:p>
    <w:p w14:paraId="64873D86">
      <w:pPr>
        <w:bidi w:val="0"/>
      </w:pPr>
      <w:bookmarkStart w:id="0" w:name="OLE_LINK2"/>
      <w:bookmarkStart w:id="1" w:name="OLE_LINK1"/>
      <w:r>
        <w:t xml:space="preserve">NY/T 975-2006 </w:t>
      </w:r>
      <w:r>
        <w:rPr>
          <w:rFonts w:hint="eastAsia"/>
        </w:rPr>
        <w:t>柑橘栽培技术规程</w:t>
      </w:r>
    </w:p>
    <w:bookmarkEnd w:id="0"/>
    <w:bookmarkEnd w:id="1"/>
    <w:p w14:paraId="42AF83DB">
      <w:pPr>
        <w:bidi w:val="0"/>
      </w:pPr>
      <w:r>
        <w:t xml:space="preserve">3  </w:t>
      </w:r>
      <w:r>
        <w:rPr>
          <w:rFonts w:hint="eastAsia"/>
        </w:rPr>
        <w:t>要求</w:t>
      </w:r>
    </w:p>
    <w:p w14:paraId="753FBF8E">
      <w:pPr>
        <w:bidi w:val="0"/>
      </w:pPr>
      <w:r>
        <w:t xml:space="preserve">3.1  </w:t>
      </w:r>
      <w:r>
        <w:rPr>
          <w:rFonts w:hint="eastAsia"/>
        </w:rPr>
        <w:t>园地选择与规划</w:t>
      </w:r>
    </w:p>
    <w:p w14:paraId="2E3FD96B">
      <w:pPr>
        <w:bidi w:val="0"/>
      </w:pPr>
      <w:r>
        <w:t xml:space="preserve">3.1.1  </w:t>
      </w:r>
      <w:r>
        <w:rPr>
          <w:rFonts w:hint="eastAsia"/>
        </w:rPr>
        <w:t>园地选择</w:t>
      </w:r>
    </w:p>
    <w:p w14:paraId="04CAC550">
      <w:pPr>
        <w:bidi w:val="0"/>
      </w:pPr>
      <w:r>
        <w:t xml:space="preserve">3.1.1.1  </w:t>
      </w:r>
      <w:r>
        <w:rPr>
          <w:rFonts w:hint="eastAsia"/>
        </w:rPr>
        <w:t>气候条件</w:t>
      </w:r>
    </w:p>
    <w:p w14:paraId="4AC069BB">
      <w:pPr>
        <w:bidi w:val="0"/>
      </w:pPr>
      <w:r>
        <w:rPr>
          <w:rFonts w:hint="eastAsia"/>
        </w:rPr>
        <w:t>海拔</w:t>
      </w:r>
      <w:ins w:id="0" w:author="yy" w:date="2016-09-01T15:39:00Z">
        <w:r>
          <w:rPr/>
          <w:t>500</w:t>
        </w:r>
      </w:ins>
      <w:r>
        <w:rPr>
          <w:rFonts w:hint="eastAsia"/>
        </w:rPr>
        <w:t>米以下，年平均温度</w:t>
      </w:r>
      <w:r>
        <w:t>18</w:t>
      </w:r>
      <w:r>
        <w:rPr>
          <w:rFonts w:hint="eastAsia"/>
        </w:rPr>
        <w:t>℃</w:t>
      </w:r>
      <w:ins w:id="1" w:author="yy" w:date="2016-09-01T15:39:00Z">
        <w:r>
          <w:rPr>
            <w:rFonts w:hint="eastAsia"/>
          </w:rPr>
          <w:t>以上</w:t>
        </w:r>
      </w:ins>
      <w:r>
        <w:rPr>
          <w:rFonts w:hint="eastAsia"/>
        </w:rPr>
        <w:t>，绝对最低温度</w:t>
      </w:r>
      <w:r>
        <w:t>≥–</w:t>
      </w:r>
      <w:r>
        <w:rPr>
          <w:rFonts w:hint="eastAsia"/>
        </w:rPr>
        <w:t>1.5℃，</w:t>
      </w:r>
      <w:r>
        <w:t>1</w:t>
      </w:r>
      <w:r>
        <w:rPr>
          <w:rFonts w:hint="eastAsia"/>
        </w:rPr>
        <w:t>月平均温度</w:t>
      </w:r>
      <w:r>
        <w:t>≥7</w:t>
      </w:r>
      <w:r>
        <w:rPr>
          <w:rFonts w:hint="eastAsia"/>
        </w:rPr>
        <w:t>℃，</w:t>
      </w:r>
      <w:r>
        <w:t>≥10</w:t>
      </w:r>
      <w:r>
        <w:rPr>
          <w:rFonts w:hint="eastAsia"/>
        </w:rPr>
        <w:t>℃的年积温5</w:t>
      </w:r>
      <w:r>
        <w:t>500</w:t>
      </w:r>
      <w:r>
        <w:rPr>
          <w:rFonts w:hint="eastAsia"/>
        </w:rPr>
        <w:t>℃以上。</w:t>
      </w:r>
    </w:p>
    <w:p w14:paraId="40649D6E">
      <w:pPr>
        <w:bidi w:val="0"/>
      </w:pPr>
      <w:r>
        <w:t xml:space="preserve">3.1.1.2  </w:t>
      </w:r>
      <w:r>
        <w:rPr>
          <w:rFonts w:hint="eastAsia"/>
        </w:rPr>
        <w:t>土壤条件</w:t>
      </w:r>
    </w:p>
    <w:p w14:paraId="0502289C">
      <w:pPr>
        <w:bidi w:val="0"/>
      </w:pPr>
      <w:r>
        <w:rPr>
          <w:rFonts w:hint="eastAsia"/>
        </w:rPr>
        <w:t>土壤质地良好，疏松肥沃，有机质含量</w:t>
      </w:r>
      <w:ins w:id="2" w:author="yy" w:date="2016-09-01T15:52:00Z">
        <w:r>
          <w:rPr/>
          <w:t>1.5%</w:t>
        </w:r>
      </w:ins>
      <w:r>
        <w:rPr>
          <w:rFonts w:hint="eastAsia"/>
        </w:rPr>
        <w:t>以上，土层深厚，活土层</w:t>
      </w:r>
      <w:r>
        <w:t>60cm</w:t>
      </w:r>
      <w:r>
        <w:rPr>
          <w:rFonts w:hint="eastAsia"/>
        </w:rPr>
        <w:t>以上，地下水位</w:t>
      </w:r>
      <w:r>
        <w:t>1m</w:t>
      </w:r>
      <w:r>
        <w:rPr>
          <w:rFonts w:hint="eastAsia"/>
        </w:rPr>
        <w:t>以下，土壤</w:t>
      </w:r>
      <w:r>
        <w:t>pH</w:t>
      </w:r>
      <w:r>
        <w:rPr>
          <w:rFonts w:hint="eastAsia"/>
        </w:rPr>
        <w:t>值</w:t>
      </w:r>
      <w:r>
        <w:t>5.5</w:t>
      </w:r>
      <w:r>
        <w:rPr>
          <w:rFonts w:hint="eastAsia"/>
        </w:rPr>
        <w:t>～6.5。达不到要求的土地应进行土壤改良。其他按</w:t>
      </w:r>
      <w:r>
        <w:t>NY 5016</w:t>
      </w:r>
      <w:r>
        <w:rPr>
          <w:rFonts w:hint="eastAsia"/>
        </w:rPr>
        <w:t>执行。</w:t>
      </w:r>
    </w:p>
    <w:p w14:paraId="1EDE748B">
      <w:pPr>
        <w:bidi w:val="0"/>
      </w:pPr>
      <w:r>
        <w:t xml:space="preserve">3.1.1.3  </w:t>
      </w:r>
      <w:r>
        <w:rPr>
          <w:rFonts w:hint="eastAsia"/>
        </w:rPr>
        <w:t>水质</w:t>
      </w:r>
    </w:p>
    <w:p w14:paraId="3BA49FEC">
      <w:pPr>
        <w:bidi w:val="0"/>
      </w:pPr>
      <w:r>
        <w:rPr>
          <w:rFonts w:hint="eastAsia"/>
        </w:rPr>
        <w:t>按</w:t>
      </w:r>
      <w:bookmarkStart w:id="2" w:name="OLE_LINK4"/>
      <w:bookmarkStart w:id="3" w:name="OLE_LINK3"/>
      <w:r>
        <w:t>NY 5016</w:t>
      </w:r>
      <w:bookmarkEnd w:id="2"/>
      <w:bookmarkEnd w:id="3"/>
      <w:r>
        <w:rPr>
          <w:rFonts w:hint="eastAsia"/>
        </w:rPr>
        <w:t>规定执行。</w:t>
      </w:r>
    </w:p>
    <w:p w14:paraId="33B70AA8">
      <w:pPr>
        <w:bidi w:val="0"/>
      </w:pPr>
      <w:r>
        <w:t xml:space="preserve">3.1.1.4  </w:t>
      </w:r>
      <w:r>
        <w:rPr>
          <w:rFonts w:hint="eastAsia"/>
        </w:rPr>
        <w:t>大气质量</w:t>
      </w:r>
    </w:p>
    <w:p w14:paraId="7AD636A7">
      <w:pPr>
        <w:bidi w:val="0"/>
      </w:pPr>
      <w:r>
        <w:rPr>
          <w:rFonts w:hint="eastAsia"/>
        </w:rPr>
        <w:t>按</w:t>
      </w:r>
      <w:r>
        <w:t>NY 5016</w:t>
      </w:r>
      <w:r>
        <w:rPr>
          <w:rFonts w:hint="eastAsia"/>
        </w:rPr>
        <w:t>规定执行。</w:t>
      </w:r>
    </w:p>
    <w:p w14:paraId="75B23454">
      <w:pPr>
        <w:bidi w:val="0"/>
      </w:pPr>
      <w:r>
        <w:t xml:space="preserve">3.1.1.5  </w:t>
      </w:r>
      <w:r>
        <w:rPr>
          <w:rFonts w:hint="eastAsia"/>
        </w:rPr>
        <w:t>地形地势</w:t>
      </w:r>
    </w:p>
    <w:p w14:paraId="2BEFCC8E">
      <w:pPr>
        <w:bidi w:val="0"/>
      </w:pPr>
      <w:ins w:id="3" w:author="yy" w:date="2016-09-01T15:42:00Z">
        <w:r>
          <w:rPr>
            <w:rFonts w:hint="eastAsia"/>
          </w:rPr>
          <w:t>园地</w:t>
        </w:r>
      </w:ins>
      <w:r>
        <w:rPr>
          <w:rFonts w:hint="eastAsia"/>
        </w:rPr>
        <w:t>坡度</w:t>
      </w:r>
      <w:ins w:id="4" w:author="yy" w:date="2016-09-01T15:42:00Z">
        <w:r>
          <w:rPr>
            <w:rFonts w:hint="eastAsia"/>
          </w:rPr>
          <w:t>小于</w:t>
        </w:r>
      </w:ins>
      <w:r>
        <w:t>20</w:t>
      </w:r>
      <w:r>
        <w:rPr>
          <w:rFonts w:hint="eastAsia"/>
        </w:rPr>
        <w:t>°，坡度</w:t>
      </w:r>
      <w:r>
        <w:t>≥8°</w:t>
      </w:r>
      <w:r>
        <w:rPr>
          <w:rFonts w:hint="eastAsia"/>
        </w:rPr>
        <w:t>的山地、丘陵，建园时宜修筑水平梯地。</w:t>
      </w:r>
    </w:p>
    <w:p w14:paraId="43077761">
      <w:pPr>
        <w:bidi w:val="0"/>
      </w:pPr>
      <w:r>
        <w:t xml:space="preserve">3.1.1.6  </w:t>
      </w:r>
      <w:r>
        <w:rPr>
          <w:rFonts w:hint="eastAsia"/>
        </w:rPr>
        <w:t>其他</w:t>
      </w:r>
    </w:p>
    <w:p w14:paraId="23529860">
      <w:pPr>
        <w:bidi w:val="0"/>
      </w:pPr>
      <w:r>
        <w:rPr>
          <w:rFonts w:hint="eastAsia"/>
        </w:rPr>
        <w:t>按</w:t>
      </w:r>
      <w:r>
        <w:t>NY 50156</w:t>
      </w:r>
      <w:r>
        <w:rPr>
          <w:rFonts w:hint="eastAsia"/>
        </w:rPr>
        <w:t>规定执行。</w:t>
      </w:r>
    </w:p>
    <w:p w14:paraId="40132683">
      <w:pPr>
        <w:bidi w:val="0"/>
      </w:pPr>
      <w:r>
        <w:t xml:space="preserve">3.1.2  </w:t>
      </w:r>
      <w:r>
        <w:rPr>
          <w:rFonts w:hint="eastAsia"/>
        </w:rPr>
        <w:t>园地规划</w:t>
      </w:r>
    </w:p>
    <w:p w14:paraId="3EFA5419">
      <w:pPr>
        <w:bidi w:val="0"/>
      </w:pPr>
      <w:r>
        <w:rPr>
          <w:rFonts w:hint="eastAsia"/>
        </w:rPr>
        <w:t>规划和修建必要的道路、排灌和蓄水、附属建筑等设施，在风口比较大的果园还需营造防护林。防护林宜选择高、中、矮搭配的直立性速生树种，并与柑橘没有共生性病虫害。平地及坡度在</w:t>
      </w:r>
      <w:r>
        <w:t>8°</w:t>
      </w:r>
      <w:r>
        <w:rPr>
          <w:rFonts w:hint="eastAsia"/>
        </w:rPr>
        <w:t>以下的缓坡地，栽植行为南北向。建议采用长方形栽植。坡度在</w:t>
      </w:r>
      <w:r>
        <w:t>8°</w:t>
      </w:r>
      <w:r>
        <w:rPr>
          <w:rFonts w:hint="eastAsia"/>
        </w:rPr>
        <w:t>～</w:t>
      </w:r>
      <w:r>
        <w:t>20°</w:t>
      </w:r>
      <w:r>
        <w:rPr>
          <w:rFonts w:hint="eastAsia"/>
        </w:rPr>
        <w:t>的山地、丘陵地，栽植行的行向与梯地走向相同。推荐采用等高栽植。梯地水平走向应有</w:t>
      </w:r>
      <w:r>
        <w:t>3‰</w:t>
      </w:r>
      <w:r>
        <w:rPr>
          <w:rFonts w:hint="eastAsia"/>
        </w:rPr>
        <w:t>～</w:t>
      </w:r>
      <w:r>
        <w:t>5‰</w:t>
      </w:r>
      <w:r>
        <w:rPr>
          <w:rFonts w:hint="eastAsia"/>
        </w:rPr>
        <w:t>的比降。</w:t>
      </w:r>
    </w:p>
    <w:p w14:paraId="3A787F1F">
      <w:pPr>
        <w:bidi w:val="0"/>
      </w:pPr>
      <w:r>
        <w:t xml:space="preserve">3.1.3  </w:t>
      </w:r>
      <w:r>
        <w:rPr>
          <w:rFonts w:hint="eastAsia"/>
        </w:rPr>
        <w:t>品种和砧木选择</w:t>
      </w:r>
    </w:p>
    <w:p w14:paraId="57CF5339">
      <w:pPr>
        <w:bidi w:val="0"/>
      </w:pPr>
      <w:r>
        <w:t xml:space="preserve">3.1.3.1  </w:t>
      </w:r>
      <w:r>
        <w:rPr>
          <w:rFonts w:hint="eastAsia"/>
        </w:rPr>
        <w:t>品种选择的依据</w:t>
      </w:r>
    </w:p>
    <w:p w14:paraId="65CB0373">
      <w:pPr>
        <w:bidi w:val="0"/>
      </w:pPr>
      <w:r>
        <w:rPr>
          <w:rFonts w:hint="eastAsia"/>
        </w:rPr>
        <w:t>根据柑橘生态区划指标，在最适宜区和适宜区选择优良品种发展无公害柑橘生产。特别注意选择抗病性、抗逆性较强的品种，目前较适宜云阳大量栽植的中熟脐橙品种主要是纽荷尔脐橙。</w:t>
      </w:r>
    </w:p>
    <w:p w14:paraId="7B1DBF88">
      <w:pPr>
        <w:bidi w:val="0"/>
      </w:pPr>
      <w:r>
        <w:t xml:space="preserve">3.1.3.2  </w:t>
      </w:r>
      <w:r>
        <w:rPr>
          <w:rFonts w:hint="eastAsia"/>
        </w:rPr>
        <w:t>常用砧木</w:t>
      </w:r>
    </w:p>
    <w:p w14:paraId="254FFD4B">
      <w:pPr>
        <w:bidi w:val="0"/>
      </w:pPr>
      <w:r>
        <w:rPr>
          <w:rFonts w:hint="eastAsia"/>
        </w:rPr>
        <w:t>适宜的柑橘砧木有：枳、资阳香橙、枳橙、红橘等。</w:t>
      </w:r>
    </w:p>
    <w:p w14:paraId="3B444642">
      <w:pPr>
        <w:bidi w:val="0"/>
      </w:pPr>
      <w:r>
        <w:t xml:space="preserve">3.2  </w:t>
      </w:r>
      <w:r>
        <w:rPr>
          <w:rFonts w:hint="eastAsia"/>
        </w:rPr>
        <w:t>栽植</w:t>
      </w:r>
    </w:p>
    <w:p w14:paraId="7BD8321E">
      <w:pPr>
        <w:bidi w:val="0"/>
      </w:pPr>
      <w:r>
        <w:t xml:space="preserve">3.2.1  </w:t>
      </w:r>
      <w:r>
        <w:rPr>
          <w:rFonts w:hint="eastAsia"/>
        </w:rPr>
        <w:t>苗木质量</w:t>
      </w:r>
    </w:p>
    <w:p w14:paraId="43674DF2">
      <w:pPr>
        <w:bidi w:val="0"/>
      </w:pPr>
      <w:r>
        <w:rPr>
          <w:rFonts w:hint="eastAsia"/>
        </w:rPr>
        <w:t>应符合</w:t>
      </w:r>
      <w:r>
        <w:t>GB/T 9659</w:t>
      </w:r>
      <w:r>
        <w:rPr>
          <w:rFonts w:hint="eastAsia"/>
        </w:rPr>
        <w:t>的有关规定。栽植脱毒容器苗、大苗壮苗。禁止从黄龙病、溃疡病区调入柑桔苗木。</w:t>
      </w:r>
    </w:p>
    <w:p w14:paraId="3A1E4FEA">
      <w:pPr>
        <w:bidi w:val="0"/>
      </w:pPr>
      <w:r>
        <w:t xml:space="preserve">3.2.2  </w:t>
      </w:r>
      <w:r>
        <w:rPr>
          <w:rFonts w:hint="eastAsia"/>
        </w:rPr>
        <w:t>栽植时间</w:t>
      </w:r>
    </w:p>
    <w:p w14:paraId="38177C78">
      <w:pPr>
        <w:bidi w:val="0"/>
      </w:pPr>
      <w:r>
        <w:rPr>
          <w:rFonts w:hint="eastAsia"/>
        </w:rPr>
        <w:t>适宜栽植时间为春季萌芽前和</w:t>
      </w:r>
      <w:ins w:id="5" w:author="yy" w:date="2016-09-01T15:50:00Z">
        <w:r>
          <w:rPr/>
          <w:t>9</w:t>
        </w:r>
      </w:ins>
      <w:ins w:id="6" w:author="yy" w:date="2016-09-01T15:50:00Z">
        <w:r>
          <w:rPr>
            <w:rFonts w:hint="eastAsia"/>
          </w:rPr>
          <w:t>～</w:t>
        </w:r>
      </w:ins>
      <w:ins w:id="7" w:author="yy" w:date="2016-09-01T15:51:00Z">
        <w:r>
          <w:rPr/>
          <w:t>10</w:t>
        </w:r>
      </w:ins>
      <w:r>
        <w:rPr>
          <w:rFonts w:hint="eastAsia"/>
        </w:rPr>
        <w:t>月；在土温</w:t>
      </w:r>
      <w:r>
        <w:t>15</w:t>
      </w:r>
      <w:ins w:id="8" w:author="yy" w:date="2016-09-01T15:51:00Z">
        <w:r>
          <w:rPr>
            <w:rFonts w:hint="eastAsia"/>
          </w:rPr>
          <w:t>～</w:t>
        </w:r>
      </w:ins>
      <w:r>
        <w:t>30</w:t>
      </w:r>
      <w:r>
        <w:rPr>
          <w:rFonts w:hint="eastAsia"/>
        </w:rPr>
        <w:t>℃且无严重干旱时，每次新梢老熟后下次新梢萌发前均可栽植。</w:t>
      </w:r>
      <w:r>
        <w:t>12</w:t>
      </w:r>
      <w:ins w:id="9" w:author="yy" w:date="2016-09-01T15:51:00Z">
        <w:r>
          <w:rPr>
            <w:rFonts w:hint="eastAsia"/>
          </w:rPr>
          <w:t>～</w:t>
        </w:r>
      </w:ins>
      <w:r>
        <w:t>1</w:t>
      </w:r>
      <w:r>
        <w:rPr>
          <w:rFonts w:hint="eastAsia"/>
        </w:rPr>
        <w:t>月不宜栽植柑橘苗。</w:t>
      </w:r>
    </w:p>
    <w:p w14:paraId="42DCD309">
      <w:pPr>
        <w:bidi w:val="0"/>
      </w:pPr>
      <w:r>
        <w:t xml:space="preserve">3.2.3  </w:t>
      </w:r>
      <w:r>
        <w:rPr>
          <w:rFonts w:hint="eastAsia"/>
        </w:rPr>
        <w:t>栽植密度</w:t>
      </w:r>
    </w:p>
    <w:p w14:paraId="7F3FC1F4">
      <w:pPr>
        <w:bidi w:val="0"/>
      </w:pPr>
      <w:r>
        <w:rPr>
          <w:rFonts w:hint="eastAsia"/>
        </w:rPr>
        <w:t>按每亩栽植的永久植株数计，根据品种适当调整，一般以</w:t>
      </w:r>
      <w:r>
        <w:t>40</w:t>
      </w:r>
      <w:r>
        <w:rPr>
          <w:rFonts w:hint="eastAsia"/>
        </w:rPr>
        <w:t>～</w:t>
      </w:r>
      <w:r>
        <w:t>60</w:t>
      </w:r>
      <w:r>
        <w:rPr>
          <w:rFonts w:hint="eastAsia"/>
        </w:rPr>
        <w:t>株为宜，株距</w:t>
      </w:r>
      <w:r>
        <w:t xml:space="preserve">2.5 </w:t>
      </w:r>
      <w:r>
        <w:rPr>
          <w:rFonts w:hint="eastAsia"/>
        </w:rPr>
        <w:t>～</w:t>
      </w:r>
      <w:r>
        <w:t>3.0m</w:t>
      </w:r>
      <w:r>
        <w:rPr>
          <w:rFonts w:hint="eastAsia"/>
        </w:rPr>
        <w:t>，行距</w:t>
      </w:r>
      <w:r>
        <w:t>4.0</w:t>
      </w:r>
      <w:r>
        <w:rPr>
          <w:rFonts w:hint="eastAsia"/>
        </w:rPr>
        <w:t>～</w:t>
      </w:r>
      <w:r>
        <w:t>5.0m</w:t>
      </w:r>
      <w:r>
        <w:rPr>
          <w:rFonts w:hint="eastAsia"/>
        </w:rPr>
        <w:t>。</w:t>
      </w:r>
    </w:p>
    <w:p w14:paraId="1ADFA266">
      <w:pPr>
        <w:bidi w:val="0"/>
      </w:pPr>
      <w:r>
        <w:t xml:space="preserve">3.2.4  </w:t>
      </w:r>
      <w:r>
        <w:rPr>
          <w:rFonts w:hint="eastAsia"/>
        </w:rPr>
        <w:t>栽植方法</w:t>
      </w:r>
    </w:p>
    <w:p w14:paraId="324A8776">
      <w:pPr>
        <w:bidi w:val="0"/>
      </w:pPr>
      <w:r>
        <w:rPr>
          <w:rFonts w:hint="eastAsia"/>
        </w:rPr>
        <w:t>栽植前应进行定植穴培肥，在栽植点位置，开挖直径</w:t>
      </w:r>
      <w:ins w:id="10" w:author="yy" w:date="2016-09-01T15:52:00Z">
        <w:r>
          <w:rPr>
            <w:rFonts w:hint="eastAsia"/>
          </w:rPr>
          <w:t>不</w:t>
        </w:r>
      </w:ins>
      <w:ins w:id="11" w:author="yy" w:date="2016-09-01T15:53:00Z">
        <w:r>
          <w:rPr>
            <w:rFonts w:hint="eastAsia"/>
          </w:rPr>
          <w:t>低于</w:t>
        </w:r>
      </w:ins>
      <w:ins w:id="12" w:author="yy" w:date="2016-09-01T15:53:00Z">
        <w:r>
          <w:rPr/>
          <w:t>100cm</w:t>
        </w:r>
      </w:ins>
      <w:r>
        <w:rPr>
          <w:rFonts w:hint="eastAsia"/>
        </w:rPr>
        <w:t>和深度</w:t>
      </w:r>
      <w:ins w:id="13" w:author="yy" w:date="2016-09-01T15:53:00Z">
        <w:r>
          <w:rPr>
            <w:rFonts w:hint="eastAsia"/>
          </w:rPr>
          <w:t>不低于</w:t>
        </w:r>
      </w:ins>
      <w:r>
        <w:t>50</w:t>
      </w:r>
      <w:r>
        <w:rPr>
          <w:rFonts w:hint="eastAsia"/>
        </w:rPr>
        <w:t>～</w:t>
      </w:r>
      <w:r>
        <w:t>60cm</w:t>
      </w:r>
      <w:r>
        <w:rPr>
          <w:rFonts w:hint="eastAsia"/>
        </w:rPr>
        <w:t>的定植穴，将细碎肥沃表土和菜籽饼、</w:t>
      </w:r>
      <w:ins w:id="14" w:author="yy" w:date="2016-09-01T15:54:00Z">
        <w:r>
          <w:rPr>
            <w:rFonts w:hint="eastAsia"/>
          </w:rPr>
          <w:t>经无害化</w:t>
        </w:r>
      </w:ins>
      <w:ins w:id="15" w:author="yy" w:date="2016-09-01T15:55:00Z">
        <w:r>
          <w:rPr>
            <w:rFonts w:hint="eastAsia"/>
          </w:rPr>
          <w:t>处理且</w:t>
        </w:r>
      </w:ins>
      <w:ins w:id="16" w:author="yy" w:date="2016-09-01T15:54:00Z">
        <w:r>
          <w:rPr>
            <w:rFonts w:hint="eastAsia"/>
          </w:rPr>
          <w:t>重金属含量达标的</w:t>
        </w:r>
      </w:ins>
      <w:ins w:id="17" w:author="yy" w:date="2016-09-01T15:55:00Z">
        <w:r>
          <w:rPr>
            <w:rFonts w:hint="eastAsia"/>
          </w:rPr>
          <w:t>畜禽粪便</w:t>
        </w:r>
      </w:ins>
      <w:ins w:id="18" w:author="yy" w:date="2016-09-01T15:57:00Z">
        <w:r>
          <w:rPr>
            <w:rFonts w:hint="eastAsia"/>
          </w:rPr>
          <w:t>、堆肥</w:t>
        </w:r>
      </w:ins>
      <w:ins w:id="19" w:author="yy" w:date="2016-09-01T15:58:00Z">
        <w:r>
          <w:rPr>
            <w:rFonts w:hint="eastAsia"/>
          </w:rPr>
          <w:t>、厩肥或商品有机肥</w:t>
        </w:r>
      </w:ins>
      <w:r>
        <w:rPr>
          <w:rFonts w:hint="eastAsia"/>
        </w:rPr>
        <w:t>等有机肥混匀回填，使定植穴内土壤有机质达到</w:t>
      </w:r>
      <w:r>
        <w:t>4%</w:t>
      </w:r>
      <w:r>
        <w:rPr>
          <w:rFonts w:hint="eastAsia"/>
        </w:rPr>
        <w:t>以上，待有机肥充分腐熟后定植苗木。将苗木的根系和枝叶适度修剪后放入穴中央，舒展根系，扶正，边填土边轻轻向上提苗、踏实，使根系与土壤密接。填土后在树苗周围做直径</w:t>
      </w:r>
      <w:r>
        <w:t>0.8</w:t>
      </w:r>
      <w:r>
        <w:rPr>
          <w:rFonts w:hint="eastAsia"/>
        </w:rPr>
        <w:t>～</w:t>
      </w:r>
      <w:r>
        <w:t>1m</w:t>
      </w:r>
      <w:r>
        <w:rPr>
          <w:rFonts w:hint="eastAsia"/>
        </w:rPr>
        <w:t>的树盘，浇足定根水后，树盘覆盖杂草或作物秸秆保温保湿。栽植深度以根茎露出地面为宜。</w:t>
      </w:r>
    </w:p>
    <w:p w14:paraId="601B0475">
      <w:pPr>
        <w:bidi w:val="0"/>
      </w:pPr>
      <w:r>
        <w:t xml:space="preserve">3.3  </w:t>
      </w:r>
      <w:r>
        <w:rPr>
          <w:rFonts w:hint="eastAsia"/>
        </w:rPr>
        <w:t>土肥水管理</w:t>
      </w:r>
    </w:p>
    <w:p w14:paraId="62440369">
      <w:pPr>
        <w:bidi w:val="0"/>
      </w:pPr>
      <w:r>
        <w:t xml:space="preserve">3.3.1  </w:t>
      </w:r>
      <w:r>
        <w:rPr>
          <w:rFonts w:hint="eastAsia"/>
        </w:rPr>
        <w:t>土壤管理</w:t>
      </w:r>
    </w:p>
    <w:p w14:paraId="3F6204E2">
      <w:pPr>
        <w:bidi w:val="0"/>
      </w:pPr>
      <w:r>
        <w:t xml:space="preserve">3.3.1.1  </w:t>
      </w:r>
      <w:r>
        <w:rPr>
          <w:rFonts w:hint="eastAsia"/>
        </w:rPr>
        <w:t>深翻扩穴，熟化土壤</w:t>
      </w:r>
    </w:p>
    <w:p w14:paraId="61B7A5E1">
      <w:pPr>
        <w:bidi w:val="0"/>
      </w:pPr>
      <w:r>
        <w:rPr>
          <w:rFonts w:hint="eastAsia"/>
        </w:rPr>
        <w:t>深翻扩穴一般在秋梢停长后进行，从树冠外围滴水线处开始，逐年向外扩展</w:t>
      </w:r>
      <w:ins w:id="20" w:author="yy" w:date="2016-09-01T15:56:00Z">
        <w:r>
          <w:rPr/>
          <w:t>40</w:t>
        </w:r>
      </w:ins>
      <w:ins w:id="21" w:author="yy" w:date="2016-09-01T15:56:00Z">
        <w:r>
          <w:rPr>
            <w:rFonts w:hint="eastAsia"/>
          </w:rPr>
          <w:t>～</w:t>
        </w:r>
      </w:ins>
      <w:ins w:id="22" w:author="yy" w:date="2016-09-01T15:56:00Z">
        <w:r>
          <w:rPr/>
          <w:t>50cm</w:t>
        </w:r>
      </w:ins>
      <w:r>
        <w:rPr>
          <w:rFonts w:hint="eastAsia"/>
        </w:rPr>
        <w:t>。回填时混以杂草、秸杆或腐熟的人畜粪尿、堆肥、厩肥、饼肥或商品有机肥等，表土放在中下层，心土放在表层，然后对穴内灌足水分。</w:t>
      </w:r>
    </w:p>
    <w:p w14:paraId="69BD52EC">
      <w:pPr>
        <w:bidi w:val="0"/>
      </w:pPr>
      <w:r>
        <w:t xml:space="preserve">3.3.1.2  </w:t>
      </w:r>
      <w:r>
        <w:rPr>
          <w:rFonts w:hint="eastAsia"/>
        </w:rPr>
        <w:t>间作或生草</w:t>
      </w:r>
    </w:p>
    <w:p w14:paraId="6291F70D">
      <w:pPr>
        <w:bidi w:val="0"/>
      </w:pPr>
      <w:r>
        <w:rPr>
          <w:rFonts w:hint="eastAsia"/>
        </w:rPr>
        <w:t>柑橘园实行季节性生草栽培，种植的间作物或草类应是与柑橘无共生性病虫、浅根、矮杆，以豆科植物和禾本科牧草为宜。</w:t>
      </w:r>
      <w:r>
        <w:t>4</w:t>
      </w:r>
      <w:r>
        <w:rPr>
          <w:rFonts w:hint="eastAsia"/>
        </w:rPr>
        <w:t>～</w:t>
      </w:r>
      <w:r>
        <w:t>6</w:t>
      </w:r>
      <w:r>
        <w:rPr>
          <w:rFonts w:hint="eastAsia"/>
        </w:rPr>
        <w:t>月雨季让草生长，草太高影响柑橘树光照时通过刈割控制高度，</w:t>
      </w:r>
      <w:r>
        <w:t>7</w:t>
      </w:r>
      <w:r>
        <w:rPr>
          <w:rFonts w:hint="eastAsia"/>
        </w:rPr>
        <w:t>月中下旬高温干旱来临时，喷布除草剂杀草覆盖地面，降低土温和减少土壤水分蒸发。果实成熟前</w:t>
      </w:r>
      <w:r>
        <w:t>1</w:t>
      </w:r>
      <w:r>
        <w:rPr>
          <w:rFonts w:hint="eastAsia"/>
        </w:rPr>
        <w:t>～</w:t>
      </w:r>
      <w:r>
        <w:t>1.5</w:t>
      </w:r>
      <w:r>
        <w:rPr>
          <w:rFonts w:hint="eastAsia"/>
        </w:rPr>
        <w:t>个月再次喷布除草剂杀草，增强地面反光，改善果实品质。</w:t>
      </w:r>
    </w:p>
    <w:p w14:paraId="6E5E21BB">
      <w:pPr>
        <w:bidi w:val="0"/>
      </w:pPr>
      <w:r>
        <w:t xml:space="preserve">3.3.1.3  </w:t>
      </w:r>
      <w:r>
        <w:rPr>
          <w:rFonts w:hint="eastAsia"/>
        </w:rPr>
        <w:t>覆盖与培土</w:t>
      </w:r>
    </w:p>
    <w:p w14:paraId="135A2E68">
      <w:pPr>
        <w:bidi w:val="0"/>
      </w:pPr>
      <w:r>
        <w:rPr>
          <w:rFonts w:hint="eastAsia"/>
        </w:rPr>
        <w:t>高温或干旱季节，提倡树盘内用秸杆</w:t>
      </w:r>
      <w:ins w:id="23" w:author="yy" w:date="2016-09-01T16:01:00Z">
        <w:r>
          <w:rPr>
            <w:rFonts w:hint="eastAsia"/>
          </w:rPr>
          <w:t>、杂草</w:t>
        </w:r>
      </w:ins>
      <w:r>
        <w:rPr>
          <w:rFonts w:hint="eastAsia"/>
        </w:rPr>
        <w:t>等覆盖，厚度</w:t>
      </w:r>
      <w:r>
        <w:t>1</w:t>
      </w:r>
      <w:r>
        <w:rPr>
          <w:rFonts w:hint="eastAsia"/>
        </w:rPr>
        <w:t>5～20</w:t>
      </w:r>
      <w:r>
        <w:t>cm</w:t>
      </w:r>
      <w:r>
        <w:rPr>
          <w:rFonts w:hint="eastAsia"/>
        </w:rPr>
        <w:t>，</w:t>
      </w:r>
      <w:ins w:id="24" w:author="yy" w:date="2016-09-01T16:01:00Z">
        <w:r>
          <w:rPr>
            <w:rFonts w:hint="eastAsia"/>
          </w:rPr>
          <w:t>也可用无纺布、反光膜等</w:t>
        </w:r>
      </w:ins>
      <w:ins w:id="25" w:author="yy" w:date="2016-09-01T16:02:00Z">
        <w:r>
          <w:rPr>
            <w:rFonts w:hint="eastAsia"/>
          </w:rPr>
          <w:t>新型覆盖，</w:t>
        </w:r>
      </w:ins>
      <w:r>
        <w:rPr>
          <w:rFonts w:hint="eastAsia"/>
        </w:rPr>
        <w:t>覆盖物应与根颈保持</w:t>
      </w:r>
      <w:r>
        <w:t>10cm</w:t>
      </w:r>
      <w:r>
        <w:rPr>
          <w:rFonts w:hint="eastAsia"/>
        </w:rPr>
        <w:t>左右的距离。培土在冬季中耕松土后进行，可培入无污染或经无害化处理的塘泥、河泥、沙土或柑橘园附近的肥沃土壤，厚度</w:t>
      </w:r>
      <w:r>
        <w:t>8</w:t>
      </w:r>
      <w:r>
        <w:rPr>
          <w:rFonts w:hint="eastAsia"/>
        </w:rPr>
        <w:t>cm～</w:t>
      </w:r>
      <w:r>
        <w:t>10cm</w:t>
      </w:r>
      <w:r>
        <w:rPr>
          <w:rFonts w:hint="eastAsia"/>
        </w:rPr>
        <w:t>。</w:t>
      </w:r>
    </w:p>
    <w:p w14:paraId="66B7E489">
      <w:pPr>
        <w:bidi w:val="0"/>
      </w:pPr>
      <w:r>
        <w:t xml:space="preserve">3.3.1.4  </w:t>
      </w:r>
      <w:r>
        <w:rPr>
          <w:rFonts w:hint="eastAsia"/>
        </w:rPr>
        <w:t>中耕</w:t>
      </w:r>
    </w:p>
    <w:p w14:paraId="177EF5DF">
      <w:pPr>
        <w:bidi w:val="0"/>
      </w:pPr>
      <w:r>
        <w:rPr>
          <w:rFonts w:hint="eastAsia"/>
        </w:rPr>
        <w:t>若需中耕，可在春、秋季或采果后进行，每年中耕</w:t>
      </w:r>
      <w:r>
        <w:t>1</w:t>
      </w:r>
      <w:r>
        <w:rPr>
          <w:rFonts w:hint="eastAsia"/>
        </w:rPr>
        <w:t>～</w:t>
      </w:r>
      <w:r>
        <w:t>2</w:t>
      </w:r>
      <w:r>
        <w:rPr>
          <w:rFonts w:hint="eastAsia"/>
        </w:rPr>
        <w:t>次，保持土壤疏松。中耕深度</w:t>
      </w:r>
      <w:r>
        <w:t>8</w:t>
      </w:r>
      <w:r>
        <w:rPr>
          <w:rFonts w:hint="eastAsia"/>
        </w:rPr>
        <w:t>～</w:t>
      </w:r>
      <w:r>
        <w:t>15cm</w:t>
      </w:r>
      <w:r>
        <w:rPr>
          <w:rFonts w:hint="eastAsia"/>
        </w:rPr>
        <w:t>，坡地宜深些，平地宜浅些。雨季不宜中耕。</w:t>
      </w:r>
    </w:p>
    <w:p w14:paraId="4ED83E68">
      <w:pPr>
        <w:bidi w:val="0"/>
      </w:pPr>
      <w:r>
        <w:t xml:space="preserve">3.3.2  </w:t>
      </w:r>
      <w:r>
        <w:rPr>
          <w:rFonts w:hint="eastAsia"/>
        </w:rPr>
        <w:t>施肥</w:t>
      </w:r>
    </w:p>
    <w:p w14:paraId="459F8CE8">
      <w:pPr>
        <w:bidi w:val="0"/>
      </w:pPr>
      <w:r>
        <w:t xml:space="preserve">3.3.2.1  </w:t>
      </w:r>
      <w:r>
        <w:rPr>
          <w:rFonts w:hint="eastAsia"/>
        </w:rPr>
        <w:t>施肥原则</w:t>
      </w:r>
    </w:p>
    <w:p w14:paraId="28250C30">
      <w:pPr>
        <w:bidi w:val="0"/>
      </w:pPr>
      <w:r>
        <w:rPr>
          <w:rFonts w:hint="eastAsia"/>
        </w:rPr>
        <w:t>按</w:t>
      </w:r>
      <w:r>
        <w:t>NY/T 496—2002</w:t>
      </w:r>
      <w:r>
        <w:rPr>
          <w:rFonts w:hint="eastAsia"/>
        </w:rPr>
        <w:t>规定执行，应充分满足柑橘对各种营养元素的需求，均衡营养。提倡多施有机肥，合理施用无机肥，提倡叶片营养诊断配方施肥。所施用的肥料应为农业行政主管部门登记或免于登记的肥料。限制使用含氯化肥。尽量减少施用大众化配方的单一复合肥。</w:t>
      </w:r>
    </w:p>
    <w:p w14:paraId="0720298A">
      <w:pPr>
        <w:bidi w:val="0"/>
      </w:pPr>
      <w:r>
        <w:t xml:space="preserve">3.3.2.2  </w:t>
      </w:r>
      <w:r>
        <w:rPr>
          <w:rFonts w:hint="eastAsia"/>
        </w:rPr>
        <w:t>肥料种类</w:t>
      </w:r>
    </w:p>
    <w:p w14:paraId="252ACEEE">
      <w:pPr>
        <w:bidi w:val="0"/>
      </w:pPr>
      <w:r>
        <w:rPr>
          <w:rFonts w:hint="eastAsia"/>
        </w:rPr>
        <w:t>包括有机肥料、微生物肥料、矿物肥料、化肥和叶面肥料。</w:t>
      </w:r>
    </w:p>
    <w:p w14:paraId="12BD4ED4">
      <w:pPr>
        <w:bidi w:val="0"/>
      </w:pPr>
      <w:r>
        <w:t xml:space="preserve">3.3.2.3  </w:t>
      </w:r>
      <w:r>
        <w:rPr>
          <w:rFonts w:hint="eastAsia"/>
        </w:rPr>
        <w:t>施肥方法</w:t>
      </w:r>
    </w:p>
    <w:p w14:paraId="2618BEDD">
      <w:pPr>
        <w:bidi w:val="0"/>
      </w:pPr>
      <w:r>
        <w:t xml:space="preserve">3.3.2.3.1  </w:t>
      </w:r>
      <w:r>
        <w:rPr>
          <w:rFonts w:hint="eastAsia"/>
        </w:rPr>
        <w:t>土壤施肥</w:t>
      </w:r>
    </w:p>
    <w:p w14:paraId="7C23B8EA">
      <w:pPr>
        <w:bidi w:val="0"/>
      </w:pPr>
      <w:r>
        <w:rPr>
          <w:rFonts w:hint="eastAsia"/>
        </w:rPr>
        <w:t>可采用环状沟施、穴施、条沟施、放射沟施等方法。在树冠滴水线外侧挖沟（穴），深度2</w:t>
      </w:r>
      <w:r>
        <w:t>0</w:t>
      </w:r>
      <w:r>
        <w:rPr>
          <w:rFonts w:hint="eastAsia"/>
        </w:rPr>
        <w:t>～</w:t>
      </w:r>
      <w:r>
        <w:t>4</w:t>
      </w:r>
      <w:r>
        <w:rPr>
          <w:rFonts w:hint="eastAsia"/>
        </w:rPr>
        <w:t>5</w:t>
      </w:r>
      <w:r>
        <w:t>cm</w:t>
      </w:r>
      <w:r>
        <w:rPr>
          <w:rFonts w:hint="eastAsia"/>
        </w:rPr>
        <w:t>，</w:t>
      </w:r>
      <w:ins w:id="26" w:author="yy" w:date="2016-09-02T09:26:00Z">
        <w:r>
          <w:rPr>
            <w:rFonts w:hint="eastAsia"/>
          </w:rPr>
          <w:t>宽度</w:t>
        </w:r>
      </w:ins>
      <w:ins w:id="27" w:author="yy" w:date="2016-09-02T09:26:00Z">
        <w:r>
          <w:rPr/>
          <w:t>20</w:t>
        </w:r>
      </w:ins>
      <w:ins w:id="28" w:author="yy" w:date="2016-09-02T09:26:00Z">
        <w:r>
          <w:rPr>
            <w:rFonts w:hint="eastAsia"/>
          </w:rPr>
          <w:t>～</w:t>
        </w:r>
      </w:ins>
      <w:ins w:id="29" w:author="yy" w:date="2016-09-02T09:26:00Z">
        <w:r>
          <w:rPr/>
          <w:t>40cm</w:t>
        </w:r>
      </w:ins>
      <w:ins w:id="30" w:author="yy" w:date="2016-09-02T09:26:00Z">
        <w:r>
          <w:rPr>
            <w:rFonts w:hint="eastAsia"/>
          </w:rPr>
          <w:t>，施肥沟总长度不低于树</w:t>
        </w:r>
      </w:ins>
      <w:ins w:id="31" w:author="yy" w:date="2016-09-02T09:27:00Z">
        <w:r>
          <w:rPr>
            <w:rFonts w:hint="eastAsia"/>
          </w:rPr>
          <w:t>冠周长的四分之一，</w:t>
        </w:r>
      </w:ins>
      <w:r>
        <w:rPr>
          <w:rFonts w:hint="eastAsia"/>
        </w:rPr>
        <w:t>氮素化肥或含氮为主的复合肥宜浅施，磷肥和有机肥宜深施。东西、南北对称轮换位置施肥。有微喷和滴灌设施的柑橘园，可进行灌溉施肥。如果是施用以有机肥为主的有机-无机复配肥，应将肥料与至少5份土壤混匀后施入。所有肥料切忌干施。</w:t>
      </w:r>
    </w:p>
    <w:p w14:paraId="4A83F2C9">
      <w:pPr>
        <w:bidi w:val="0"/>
      </w:pPr>
      <w:r>
        <w:t xml:space="preserve">3.3.2.3.2  </w:t>
      </w:r>
      <w:r>
        <w:rPr>
          <w:rFonts w:hint="eastAsia"/>
        </w:rPr>
        <w:t>叶面追肥</w:t>
      </w:r>
    </w:p>
    <w:p w14:paraId="2C4A256A">
      <w:pPr>
        <w:bidi w:val="0"/>
      </w:pPr>
      <w:r>
        <w:rPr>
          <w:rFonts w:hint="eastAsia"/>
        </w:rPr>
        <w:t>在柑橘生长季节可进行叶面追肥，适宜叶面追肥时期为新梢叶片展开期。春梢抽发期、花期以喷施磷、硼、锌肥为主，其他时期以缺补缺。高温干旱期应按使用浓度范围的下限施用，</w:t>
      </w:r>
      <w:r>
        <w:t>9</w:t>
      </w:r>
      <w:r>
        <w:rPr>
          <w:rFonts w:hint="eastAsia"/>
        </w:rPr>
        <w:t>月开始停施叶面肥，以减少叶面藻害。</w:t>
      </w:r>
    </w:p>
    <w:p w14:paraId="74DD0153">
      <w:pPr>
        <w:bidi w:val="0"/>
      </w:pPr>
      <w:r>
        <w:t xml:space="preserve">3.3.2.4  </w:t>
      </w:r>
      <w:r>
        <w:rPr>
          <w:rFonts w:hint="eastAsia"/>
        </w:rPr>
        <w:t>幼树施肥</w:t>
      </w:r>
    </w:p>
    <w:p w14:paraId="0842D3F3">
      <w:pPr>
        <w:bidi w:val="0"/>
      </w:pPr>
      <w:r>
        <w:rPr>
          <w:rFonts w:hint="eastAsia"/>
        </w:rPr>
        <w:t>以氮肥为主，配合施用磷、钾肥，少量多次。春、夏、秋梢抽发期施肥至少</w:t>
      </w:r>
      <w:r>
        <w:t>8</w:t>
      </w:r>
      <w:r>
        <w:rPr>
          <w:rFonts w:hint="eastAsia"/>
        </w:rPr>
        <w:t>次（3-10月20-30天1次），顶芽自剪至新梢转绿前增施叶面肥。9月中旬以后应停止施用氮肥。</w:t>
      </w:r>
      <w:r>
        <w:t>1</w:t>
      </w:r>
      <w:r>
        <w:rPr>
          <w:rFonts w:hint="eastAsia"/>
        </w:rPr>
        <w:t>～</w:t>
      </w:r>
      <w:r>
        <w:t>3</w:t>
      </w:r>
      <w:r>
        <w:rPr>
          <w:rFonts w:hint="eastAsia"/>
        </w:rPr>
        <w:t>年生幼树单株年施纯氮</w:t>
      </w:r>
      <w:r>
        <w:t>100g</w:t>
      </w:r>
      <w:r>
        <w:rPr>
          <w:rFonts w:hint="eastAsia"/>
        </w:rPr>
        <w:t>～</w:t>
      </w:r>
      <w:r>
        <w:t>400g</w:t>
      </w:r>
      <w:r>
        <w:rPr>
          <w:rFonts w:hint="eastAsia"/>
        </w:rPr>
        <w:t>，氮、磷、钾比例以</w:t>
      </w:r>
      <w:r>
        <w:t>1</w:t>
      </w:r>
      <w:r>
        <w:rPr>
          <w:rFonts w:hint="eastAsia"/>
        </w:rPr>
        <w:t>∶</w:t>
      </w:r>
      <w:r>
        <w:t>0.2</w:t>
      </w:r>
      <w:r>
        <w:rPr>
          <w:rFonts w:hint="eastAsia"/>
        </w:rPr>
        <w:t>～</w:t>
      </w:r>
      <w:r>
        <w:t>0.3</w:t>
      </w:r>
      <w:r>
        <w:rPr>
          <w:rFonts w:hint="eastAsia"/>
        </w:rPr>
        <w:t>∶</w:t>
      </w:r>
      <w:r>
        <w:t>0.6~0.8</w:t>
      </w:r>
      <w:r>
        <w:rPr>
          <w:rFonts w:hint="eastAsia"/>
        </w:rPr>
        <w:t>为宜。施肥量应由少到多逐年增加。</w:t>
      </w:r>
    </w:p>
    <w:p w14:paraId="14E35680">
      <w:pPr>
        <w:bidi w:val="0"/>
      </w:pPr>
      <w:r>
        <w:t xml:space="preserve">3.3.2.5  </w:t>
      </w:r>
      <w:r>
        <w:rPr>
          <w:rFonts w:hint="eastAsia"/>
        </w:rPr>
        <w:t>结果树施肥</w:t>
      </w:r>
    </w:p>
    <w:p w14:paraId="51DF2A2E">
      <w:pPr>
        <w:bidi w:val="0"/>
      </w:pPr>
      <w:r>
        <w:t xml:space="preserve">3.3.2.5.1  </w:t>
      </w:r>
      <w:r>
        <w:rPr>
          <w:rFonts w:hint="eastAsia"/>
        </w:rPr>
        <w:t>施肥量</w:t>
      </w:r>
    </w:p>
    <w:p w14:paraId="76754EF3">
      <w:pPr>
        <w:bidi w:val="0"/>
      </w:pPr>
      <w:r>
        <w:rPr>
          <w:rFonts w:hint="eastAsia"/>
        </w:rPr>
        <w:t>以产果</w:t>
      </w:r>
      <w:r>
        <w:t>100kg</w:t>
      </w:r>
      <w:r>
        <w:rPr>
          <w:rFonts w:hint="eastAsia"/>
        </w:rPr>
        <w:t>施纯氮</w:t>
      </w:r>
      <w:r>
        <w:t>1.0</w:t>
      </w:r>
      <w:r>
        <w:rPr>
          <w:rFonts w:hint="eastAsia"/>
        </w:rPr>
        <w:t>～</w:t>
      </w:r>
      <w:r>
        <w:t>1.5kg</w:t>
      </w:r>
      <w:r>
        <w:rPr>
          <w:rFonts w:hint="eastAsia"/>
        </w:rPr>
        <w:t>，氮、磷、钾比例以</w:t>
      </w:r>
      <w:r>
        <w:t>1</w:t>
      </w:r>
      <w:r>
        <w:rPr>
          <w:rFonts w:hint="eastAsia"/>
        </w:rPr>
        <w:t>∶</w:t>
      </w:r>
      <w:r>
        <w:t>0.4</w:t>
      </w:r>
      <w:r>
        <w:rPr>
          <w:rFonts w:hint="eastAsia"/>
        </w:rPr>
        <w:t>～</w:t>
      </w:r>
      <w:r>
        <w:t>0.5</w:t>
      </w:r>
      <w:r>
        <w:rPr>
          <w:rFonts w:hint="eastAsia"/>
        </w:rPr>
        <w:t>∶</w:t>
      </w:r>
      <w:r>
        <w:t>0.8</w:t>
      </w:r>
      <w:r>
        <w:rPr>
          <w:rFonts w:hint="eastAsia"/>
        </w:rPr>
        <w:t>～</w:t>
      </w:r>
      <w:r>
        <w:t>1.0</w:t>
      </w:r>
      <w:r>
        <w:rPr>
          <w:rFonts w:hint="eastAsia"/>
        </w:rPr>
        <w:t>为宜。</w:t>
      </w:r>
    </w:p>
    <w:p w14:paraId="5A488445">
      <w:pPr>
        <w:bidi w:val="0"/>
      </w:pPr>
      <w:r>
        <w:t xml:space="preserve">3.3.2.5.2  </w:t>
      </w:r>
      <w:r>
        <w:rPr>
          <w:rFonts w:hint="eastAsia"/>
        </w:rPr>
        <w:t>施肥时间及方法</w:t>
      </w:r>
    </w:p>
    <w:p w14:paraId="57B48221">
      <w:pPr>
        <w:bidi w:val="0"/>
      </w:pPr>
      <w:r>
        <w:rPr>
          <w:rFonts w:hint="eastAsia"/>
        </w:rPr>
        <w:t>采果后施足量的有机肥（基肥），氮施用量占全年的</w:t>
      </w:r>
      <w:r>
        <w:t>20</w:t>
      </w:r>
      <w:r>
        <w:rPr>
          <w:rFonts w:hint="eastAsia"/>
        </w:rPr>
        <w:t>～</w:t>
      </w:r>
      <w:r>
        <w:t>30%</w:t>
      </w:r>
      <w:r>
        <w:rPr>
          <w:rFonts w:hint="eastAsia"/>
        </w:rPr>
        <w:t>，磷施用量占全年的</w:t>
      </w:r>
      <w:r>
        <w:t>40</w:t>
      </w:r>
      <w:r>
        <w:rPr>
          <w:rFonts w:hint="eastAsia"/>
        </w:rPr>
        <w:t>～</w:t>
      </w:r>
      <w:r>
        <w:t>60%</w:t>
      </w:r>
      <w:r>
        <w:rPr>
          <w:rFonts w:hint="eastAsia"/>
        </w:rPr>
        <w:t>，钾施用量占全年的</w:t>
      </w:r>
      <w:r>
        <w:t>20</w:t>
      </w:r>
      <w:r>
        <w:rPr>
          <w:rFonts w:hint="eastAsia"/>
        </w:rPr>
        <w:t>～</w:t>
      </w:r>
      <w:r>
        <w:t>30%</w:t>
      </w:r>
      <w:r>
        <w:rPr>
          <w:rFonts w:hint="eastAsia"/>
        </w:rPr>
        <w:t>。花前（萌芽）肥（正常年份在2月）以氮、磷为主，氮、磷、钾施用量各占全年的</w:t>
      </w:r>
      <w:r>
        <w:t>20</w:t>
      </w:r>
      <w:r>
        <w:rPr>
          <w:rFonts w:hint="eastAsia"/>
        </w:rPr>
        <w:t>～</w:t>
      </w:r>
      <w:r>
        <w:t>30%</w:t>
      </w:r>
      <w:r>
        <w:rPr>
          <w:rFonts w:hint="eastAsia"/>
        </w:rPr>
        <w:t>。壮果促稍肥（正常年份在6-7月）以氮、钾为主，配合施用磷肥，氮和钾施用量占全年的</w:t>
      </w:r>
      <w:r>
        <w:t>40</w:t>
      </w:r>
      <w:r>
        <w:rPr>
          <w:rFonts w:hint="eastAsia"/>
        </w:rPr>
        <w:t>～</w:t>
      </w:r>
      <w:r>
        <w:t>60%</w:t>
      </w:r>
      <w:r>
        <w:rPr>
          <w:rFonts w:hint="eastAsia"/>
        </w:rPr>
        <w:t>，磷施用量占全年的</w:t>
      </w:r>
      <w:r>
        <w:t>10</w:t>
      </w:r>
      <w:r>
        <w:rPr>
          <w:rFonts w:hint="eastAsia"/>
        </w:rPr>
        <w:t>～</w:t>
      </w:r>
      <w:r>
        <w:t>30%</w:t>
      </w:r>
      <w:r>
        <w:rPr>
          <w:rFonts w:hint="eastAsia"/>
        </w:rPr>
        <w:t>。</w:t>
      </w:r>
    </w:p>
    <w:p w14:paraId="46084905">
      <w:pPr>
        <w:bidi w:val="0"/>
      </w:pPr>
      <w:r>
        <w:rPr>
          <w:rFonts w:hint="eastAsia"/>
        </w:rPr>
        <w:t>推荐采用配方肥料一次基施，即将树体全年用肥在春芽萌发前按改土方法一次性施入土壤中，其余时间缺啥补啥。</w:t>
      </w:r>
    </w:p>
    <w:p w14:paraId="0FAB7D7A">
      <w:pPr>
        <w:bidi w:val="0"/>
      </w:pPr>
      <w:r>
        <w:t xml:space="preserve">3.3.3  </w:t>
      </w:r>
      <w:r>
        <w:rPr>
          <w:rFonts w:hint="eastAsia"/>
        </w:rPr>
        <w:t>水分管理</w:t>
      </w:r>
    </w:p>
    <w:p w14:paraId="32579ABC">
      <w:pPr>
        <w:bidi w:val="0"/>
      </w:pPr>
      <w:r>
        <w:t xml:space="preserve">3.3.3.1  </w:t>
      </w:r>
      <w:r>
        <w:rPr>
          <w:rFonts w:hint="eastAsia"/>
        </w:rPr>
        <w:t>灌溉</w:t>
      </w:r>
    </w:p>
    <w:p w14:paraId="41528946">
      <w:pPr>
        <w:bidi w:val="0"/>
      </w:pPr>
      <w:r>
        <w:rPr>
          <w:rFonts w:hint="eastAsia"/>
        </w:rPr>
        <w:t>灌溉水质应符合</w:t>
      </w:r>
      <w:r>
        <w:t>NY 5016</w:t>
      </w:r>
      <w:r>
        <w:rPr>
          <w:rFonts w:hint="eastAsia"/>
        </w:rPr>
        <w:t>规定。</w:t>
      </w:r>
    </w:p>
    <w:p w14:paraId="0ADE267E">
      <w:pPr>
        <w:bidi w:val="0"/>
      </w:pPr>
      <w:r>
        <w:rPr>
          <w:rFonts w:hint="eastAsia"/>
        </w:rPr>
        <w:t>中熟脐橙树在春梢萌动及花期幼果期（</w:t>
      </w:r>
      <w:r>
        <w:t>3</w:t>
      </w:r>
      <w:r>
        <w:rPr>
          <w:rFonts w:hint="eastAsia"/>
        </w:rPr>
        <w:t>～</w:t>
      </w:r>
      <w:r>
        <w:t>5</w:t>
      </w:r>
      <w:r>
        <w:rPr>
          <w:rFonts w:hint="eastAsia"/>
        </w:rPr>
        <w:t>月）和果实膨大期（</w:t>
      </w:r>
      <w:r>
        <w:t>8</w:t>
      </w:r>
      <w:r>
        <w:rPr>
          <w:rFonts w:hint="eastAsia"/>
        </w:rPr>
        <w:t>～</w:t>
      </w:r>
      <w:r>
        <w:t>10</w:t>
      </w:r>
      <w:r>
        <w:rPr>
          <w:rFonts w:hint="eastAsia"/>
        </w:rPr>
        <w:t>月）对水分敏感。此期若发生干旱应及时灌溉，但在采果前</w:t>
      </w:r>
      <w:r>
        <w:t>20</w:t>
      </w:r>
      <w:r>
        <w:rPr>
          <w:rFonts w:hint="eastAsia"/>
        </w:rPr>
        <w:t>～</w:t>
      </w:r>
      <w:r>
        <w:t>30</w:t>
      </w:r>
      <w:r>
        <w:rPr>
          <w:rFonts w:hint="eastAsia"/>
        </w:rPr>
        <w:t>天应保持适度干旱。</w:t>
      </w:r>
    </w:p>
    <w:p w14:paraId="0B06775B">
      <w:pPr>
        <w:bidi w:val="0"/>
      </w:pPr>
      <w:r>
        <w:t xml:space="preserve">3.3.3.2  </w:t>
      </w:r>
      <w:r>
        <w:rPr>
          <w:rFonts w:hint="eastAsia"/>
        </w:rPr>
        <w:t>排水</w:t>
      </w:r>
    </w:p>
    <w:p w14:paraId="5FF10394">
      <w:pPr>
        <w:bidi w:val="0"/>
      </w:pPr>
      <w:r>
        <w:rPr>
          <w:rFonts w:hint="eastAsia"/>
        </w:rPr>
        <w:t>及时清淤，疏通排灌系统。多雨季节或果园积水时通过沟渠及时排水。若果实采收前多雨水，可通过地膜覆</w:t>
      </w:r>
      <w:ins w:id="32" w:author="yy" w:date="2016-09-02T09:30:00Z">
        <w:r>
          <w:rPr>
            <w:rFonts w:hint="eastAsia"/>
          </w:rPr>
          <w:t>盖</w:t>
        </w:r>
      </w:ins>
      <w:r>
        <w:rPr>
          <w:rFonts w:hint="eastAsia"/>
        </w:rPr>
        <w:t>降低土壤含水量，提高果实品质。</w:t>
      </w:r>
    </w:p>
    <w:p w14:paraId="0C8ABA8C">
      <w:pPr>
        <w:bidi w:val="0"/>
      </w:pPr>
      <w:r>
        <w:t xml:space="preserve">3.4  </w:t>
      </w:r>
      <w:r>
        <w:rPr>
          <w:rFonts w:hint="eastAsia"/>
        </w:rPr>
        <w:t>整形修剪</w:t>
      </w:r>
    </w:p>
    <w:p w14:paraId="2B282EB1">
      <w:pPr>
        <w:bidi w:val="0"/>
      </w:pPr>
      <w:r>
        <w:t xml:space="preserve">3.4.1  </w:t>
      </w:r>
      <w:r>
        <w:rPr>
          <w:rFonts w:hint="eastAsia"/>
        </w:rPr>
        <w:t>整形原则</w:t>
      </w:r>
    </w:p>
    <w:p w14:paraId="472A9353">
      <w:pPr>
        <w:bidi w:val="0"/>
      </w:pPr>
      <w:r>
        <w:rPr>
          <w:rFonts w:hint="eastAsia"/>
        </w:rPr>
        <w:t>因地制宜，因树因品种修剪，达到通风透光、立体结果、省力增效的目的。</w:t>
      </w:r>
    </w:p>
    <w:p w14:paraId="3226F406">
      <w:pPr>
        <w:bidi w:val="0"/>
      </w:pPr>
      <w:r>
        <w:t xml:space="preserve">3.4.2  </w:t>
      </w:r>
      <w:r>
        <w:rPr>
          <w:rFonts w:hint="eastAsia"/>
        </w:rPr>
        <w:t>适宜树形</w:t>
      </w:r>
    </w:p>
    <w:p w14:paraId="570497B7">
      <w:pPr>
        <w:bidi w:val="0"/>
      </w:pPr>
      <w:r>
        <w:rPr>
          <w:rFonts w:hint="eastAsia"/>
        </w:rPr>
        <w:t>适宜树形主要为变则主干形、自然开心形、自然圆头形或波浪形。</w:t>
      </w:r>
    </w:p>
    <w:p w14:paraId="0E0DB290">
      <w:pPr>
        <w:bidi w:val="0"/>
      </w:pPr>
      <w:r>
        <w:t xml:space="preserve">3.4.3  </w:t>
      </w:r>
      <w:r>
        <w:rPr>
          <w:rFonts w:hint="eastAsia"/>
        </w:rPr>
        <w:t>修剪要点</w:t>
      </w:r>
    </w:p>
    <w:p w14:paraId="3E32B9C2">
      <w:pPr>
        <w:bidi w:val="0"/>
      </w:pPr>
      <w:r>
        <w:t xml:space="preserve">3.4.3.1  </w:t>
      </w:r>
      <w:r>
        <w:rPr>
          <w:rFonts w:hint="eastAsia"/>
        </w:rPr>
        <w:t>幼树期</w:t>
      </w:r>
    </w:p>
    <w:p w14:paraId="765F8BFB">
      <w:pPr>
        <w:bidi w:val="0"/>
      </w:pPr>
      <w:r>
        <w:rPr>
          <w:rFonts w:hint="eastAsia"/>
        </w:rPr>
        <w:t>以轻剪为主。选定中央干延长枝和主枝、副主枝延长枝后，对其进行中度至重度短截，并以短截程度和剪口芽方向调节各主枝之间生长势的平衡。轻剪其余枝梢，避免过多的疏剪和重短截。除对过密枝群作适当疏删外，内膛枝和树冠中下部较弱的枝梢一般均应保留。</w:t>
      </w:r>
    </w:p>
    <w:p w14:paraId="2FB0A112">
      <w:pPr>
        <w:bidi w:val="0"/>
      </w:pPr>
      <w:r>
        <w:t xml:space="preserve">3.4.3.2  </w:t>
      </w:r>
      <w:r>
        <w:rPr>
          <w:rFonts w:hint="eastAsia"/>
        </w:rPr>
        <w:t>初结果期</w:t>
      </w:r>
    </w:p>
    <w:p w14:paraId="1411D144">
      <w:pPr>
        <w:bidi w:val="0"/>
      </w:pPr>
      <w:r>
        <w:rPr>
          <w:rFonts w:hint="eastAsia"/>
        </w:rPr>
        <w:t>继续选择和短截处理各级骨干枝延长枝，抹除夏梢，促发健壮秋梢。对过长的营养枝留</w:t>
      </w:r>
      <w:r>
        <w:t>8</w:t>
      </w:r>
      <w:r>
        <w:rPr>
          <w:rFonts w:hint="eastAsia"/>
        </w:rPr>
        <w:t>～</w:t>
      </w:r>
      <w:r>
        <w:t>10</w:t>
      </w:r>
      <w:r>
        <w:rPr>
          <w:rFonts w:hint="eastAsia"/>
        </w:rPr>
        <w:t>片叶及时摘心，回缩或短截结果后枝组。抽生较多夏、秋梢营养枝时，可采用</w:t>
      </w:r>
      <w:ins w:id="33" w:author="yy" w:date="2016-09-02T09:30:00Z">
        <w:r>
          <w:rPr>
            <w:rFonts w:hint="eastAsia"/>
          </w:rPr>
          <w:t>三三</w:t>
        </w:r>
      </w:ins>
      <w:r>
        <w:rPr>
          <w:rFonts w:hint="eastAsia"/>
        </w:rPr>
        <w:t>制处理：即短截三分之一长势较强的，疏去三分之一衰弱的，保留三分之一长势中庸的。秋季对旺长树采用断根、控水、扭枝等促花措施。</w:t>
      </w:r>
    </w:p>
    <w:p w14:paraId="5CDB1612">
      <w:pPr>
        <w:bidi w:val="0"/>
      </w:pPr>
      <w:r>
        <w:t xml:space="preserve">3.4.3.3  </w:t>
      </w:r>
      <w:r>
        <w:rPr>
          <w:rFonts w:hint="eastAsia"/>
        </w:rPr>
        <w:t>盛果期</w:t>
      </w:r>
    </w:p>
    <w:p w14:paraId="70243C01">
      <w:pPr>
        <w:bidi w:val="0"/>
      </w:pPr>
      <w:r>
        <w:rPr>
          <w:rFonts w:hint="eastAsia"/>
        </w:rPr>
        <w:t>及时回缩结果枝组、落花落果枝组和衰退枝组。剪除枯枝、病虫枝。对较拥挤</w:t>
      </w:r>
      <w:ins w:id="34" w:author="yy" w:date="2016-09-02T09:32:00Z">
        <w:r>
          <w:rPr>
            <w:rFonts w:hint="eastAsia"/>
          </w:rPr>
          <w:t>或郁闭</w:t>
        </w:r>
      </w:ins>
      <w:r>
        <w:rPr>
          <w:rFonts w:hint="eastAsia"/>
        </w:rPr>
        <w:t>的骨干枝</w:t>
      </w:r>
      <w:ins w:id="35" w:author="yy" w:date="2016-09-02T09:33:00Z">
        <w:r>
          <w:rPr>
            <w:rFonts w:hint="eastAsia"/>
          </w:rPr>
          <w:t>通过“开天窗”或“开侧门”</w:t>
        </w:r>
      </w:ins>
      <w:r>
        <w:rPr>
          <w:rFonts w:hint="eastAsia"/>
        </w:rPr>
        <w:t>适当疏剪，将光线引入树冠内膛。对当年抽生的夏、秋梢营养枝，通过短截其中部分枝梢或二三制处理调节翌年产量，防止大小年结果。花量较大时适量疏花或疏果。对无叶枝组，在重疏删基础上，对大部分或全部枝梢短截处理。</w:t>
      </w:r>
    </w:p>
    <w:p w14:paraId="1351FBFD">
      <w:pPr>
        <w:bidi w:val="0"/>
      </w:pPr>
      <w:r>
        <w:t xml:space="preserve">3.4.4  </w:t>
      </w:r>
      <w:r>
        <w:rPr>
          <w:rFonts w:hint="eastAsia"/>
        </w:rPr>
        <w:t>果枝还田</w:t>
      </w:r>
    </w:p>
    <w:p w14:paraId="3E9B5608">
      <w:pPr>
        <w:bidi w:val="0"/>
      </w:pPr>
      <w:r>
        <w:rPr>
          <w:rFonts w:hint="eastAsia"/>
        </w:rPr>
        <w:t>修剪下的枝条，在确保无检疫性病虫害的前提下，对枝条进行粉碎并无害化处理后还原于果园。</w:t>
      </w:r>
    </w:p>
    <w:p w14:paraId="36488ECF">
      <w:pPr>
        <w:bidi w:val="0"/>
      </w:pPr>
      <w:r>
        <w:rPr>
          <w:rFonts w:hint="eastAsia"/>
        </w:rPr>
        <w:t>3.4.5  冬季清园封园</w:t>
      </w:r>
    </w:p>
    <w:p w14:paraId="6D4A9E3B">
      <w:pPr>
        <w:bidi w:val="0"/>
      </w:pPr>
      <w:r>
        <w:rPr>
          <w:rFonts w:hint="eastAsia"/>
        </w:rPr>
        <w:t xml:space="preserve"> 采果后立即剪除枯枝、病枝，适当短截徒长衰弱枝，铲除杂草，扫净落叶、烂果，移除果园集中烧毁。修剪结束后及时喷药封园，喷药时应注意整树喷雾均匀、彻底，树冠内外、主干、主枝、骨干枝、各级分枝和地面都要喷雾到位，消灭越冬栖息的成虫、幼虫和虫卵。药剂使用：机油乳剂+炔螨特或者石硫合剂（钙质土壤尽量不用）。</w:t>
      </w:r>
    </w:p>
    <w:p w14:paraId="0B35EC89">
      <w:pPr>
        <w:bidi w:val="0"/>
      </w:pPr>
      <w:r>
        <w:t xml:space="preserve">3.5  </w:t>
      </w:r>
      <w:r>
        <w:rPr>
          <w:rFonts w:hint="eastAsia"/>
        </w:rPr>
        <w:t>花果管理</w:t>
      </w:r>
    </w:p>
    <w:p w14:paraId="33FCFC41">
      <w:pPr>
        <w:bidi w:val="0"/>
      </w:pPr>
      <w:r>
        <w:t xml:space="preserve">3.5.1  </w:t>
      </w:r>
      <w:r>
        <w:rPr>
          <w:rFonts w:hint="eastAsia"/>
        </w:rPr>
        <w:t>控花控果</w:t>
      </w:r>
    </w:p>
    <w:p w14:paraId="18FFF350">
      <w:pPr>
        <w:bidi w:val="0"/>
      </w:pPr>
      <w:r>
        <w:t xml:space="preserve">3.5.1.1  </w:t>
      </w:r>
      <w:r>
        <w:rPr>
          <w:rFonts w:hint="eastAsia"/>
        </w:rPr>
        <w:t>促花</w:t>
      </w:r>
    </w:p>
    <w:p w14:paraId="4A878C00">
      <w:pPr>
        <w:bidi w:val="0"/>
      </w:pPr>
      <w:r>
        <w:t xml:space="preserve">3.5.1.1.1  </w:t>
      </w:r>
      <w:r>
        <w:rPr>
          <w:rFonts w:hint="eastAsia"/>
        </w:rPr>
        <w:t>控花：冬季修剪以短截、回缩为主；进行花前复剪，强枝适当多留花，弱枝少留或不留，有叶单花多留，无叶花少留或不留，对簇状花、串状花基部保留3-5朵花，其余剪掉；抹除畸形花、病虫花等。</w:t>
      </w:r>
    </w:p>
    <w:p w14:paraId="3E958556">
      <w:pPr>
        <w:bidi w:val="0"/>
      </w:pPr>
      <w:r>
        <w:t xml:space="preserve">3.5.1.1.2  </w:t>
      </w:r>
      <w:r>
        <w:rPr>
          <w:rFonts w:hint="eastAsia"/>
        </w:rPr>
        <w:t>促花：可在秋季采用断根、拉枝、扭枝、控水或晚秋初冬喷布促花剂等措施促进幼树和旺树花芽分化。</w:t>
      </w:r>
    </w:p>
    <w:p w14:paraId="051BA40B">
      <w:pPr>
        <w:bidi w:val="0"/>
      </w:pPr>
      <w:r>
        <w:t xml:space="preserve">3.5.1.2  </w:t>
      </w:r>
      <w:r>
        <w:rPr>
          <w:rFonts w:hint="eastAsia"/>
        </w:rPr>
        <w:t>控果</w:t>
      </w:r>
    </w:p>
    <w:p w14:paraId="29547CA2">
      <w:pPr>
        <w:bidi w:val="0"/>
      </w:pPr>
      <w:r>
        <w:t xml:space="preserve">3.5.1.2.1  </w:t>
      </w:r>
      <w:r>
        <w:rPr>
          <w:rFonts w:hint="eastAsia"/>
        </w:rPr>
        <w:t>保花保果：适当抹除春梢营养枝、谢花期和幼果期喷用保花保果剂、硼肥等；长势过旺的植株在花期对主干或主枝进行环剥，皮层环剥宽度</w:t>
      </w:r>
      <w:r>
        <w:t>1</w:t>
      </w:r>
      <w:r>
        <w:rPr>
          <w:rFonts w:hint="eastAsia"/>
        </w:rPr>
        <w:t>～</w:t>
      </w:r>
      <w:r>
        <w:t>2mm</w:t>
      </w:r>
      <w:r>
        <w:rPr>
          <w:rFonts w:hint="eastAsia"/>
        </w:rPr>
        <w:t>，并对环剥口包扎薄膜保湿。</w:t>
      </w:r>
    </w:p>
    <w:p w14:paraId="61482EBE">
      <w:pPr>
        <w:bidi w:val="0"/>
      </w:pPr>
      <w:r>
        <w:t xml:space="preserve">3.5.1.2.2  </w:t>
      </w:r>
      <w:r>
        <w:rPr>
          <w:rFonts w:hint="eastAsia"/>
        </w:rPr>
        <w:t>提倡人工疏果。第一次疏果在第一次生理落果后，只疏除小果、病虫果、畸形果、密弱果；第二次疏果在第二次生理落果结束后，根据叶果比进行疏果。适宜叶果比为：脐橙</w:t>
      </w:r>
      <w:r>
        <w:t>50</w:t>
      </w:r>
      <w:r>
        <w:rPr>
          <w:rFonts w:hint="eastAsia"/>
        </w:rPr>
        <w:t>～</w:t>
      </w:r>
      <w:r>
        <w:t>60</w:t>
      </w:r>
      <w:r>
        <w:rPr>
          <w:rFonts w:hint="eastAsia"/>
        </w:rPr>
        <w:t>∶</w:t>
      </w:r>
      <w:r>
        <w:t>1</w:t>
      </w:r>
      <w:r>
        <w:rPr>
          <w:rFonts w:hint="eastAsia"/>
        </w:rPr>
        <w:t>，普通甜橙</w:t>
      </w:r>
      <w:r>
        <w:t>40</w:t>
      </w:r>
      <w:r>
        <w:rPr>
          <w:rFonts w:hint="eastAsia"/>
        </w:rPr>
        <w:t>～</w:t>
      </w:r>
      <w:r>
        <w:t>50</w:t>
      </w:r>
      <w:r>
        <w:rPr>
          <w:rFonts w:hint="eastAsia"/>
        </w:rPr>
        <w:t>∶</w:t>
      </w:r>
      <w:r>
        <w:t>1</w:t>
      </w:r>
      <w:r>
        <w:rPr>
          <w:rFonts w:hint="eastAsia"/>
        </w:rPr>
        <w:t>。弱树叶果比适度加大。</w:t>
      </w:r>
    </w:p>
    <w:p w14:paraId="029C8643">
      <w:pPr>
        <w:bidi w:val="0"/>
      </w:pPr>
      <w:r>
        <w:t xml:space="preserve">3.6  </w:t>
      </w:r>
      <w:r>
        <w:rPr>
          <w:rFonts w:hint="eastAsia"/>
        </w:rPr>
        <w:t>植物生长调节剂应用</w:t>
      </w:r>
    </w:p>
    <w:p w14:paraId="6870126F">
      <w:pPr>
        <w:bidi w:val="0"/>
      </w:pPr>
      <w:r>
        <w:t xml:space="preserve">3.6.1  </w:t>
      </w:r>
      <w:r>
        <w:rPr>
          <w:rFonts w:hint="eastAsia"/>
        </w:rPr>
        <w:t>使用原则</w:t>
      </w:r>
    </w:p>
    <w:p w14:paraId="45E3BE63">
      <w:pPr>
        <w:bidi w:val="0"/>
      </w:pPr>
      <w:r>
        <w:rPr>
          <w:rFonts w:hint="eastAsia"/>
        </w:rPr>
        <w:t>允许有限度使用能改善树体生长状况、提高果实产量、改善品质，并对环境和人体健康无害的植物生长调节剂。</w:t>
      </w:r>
    </w:p>
    <w:p w14:paraId="55A70D53">
      <w:pPr>
        <w:bidi w:val="0"/>
      </w:pPr>
      <w:r>
        <w:t xml:space="preserve">3.6.2  </w:t>
      </w:r>
      <w:r>
        <w:rPr>
          <w:rFonts w:hint="eastAsia"/>
        </w:rPr>
        <w:t>植物生长调节剂</w:t>
      </w:r>
    </w:p>
    <w:p w14:paraId="7ED5ABAE">
      <w:pPr>
        <w:bidi w:val="0"/>
      </w:pPr>
      <w:r>
        <w:t xml:space="preserve">3.6.2.1  </w:t>
      </w:r>
      <w:r>
        <w:rPr>
          <w:rFonts w:hint="eastAsia"/>
        </w:rPr>
        <w:t>主要种类有</w:t>
      </w:r>
      <w:r>
        <w:t>6–</w:t>
      </w:r>
      <w:r>
        <w:rPr>
          <w:rFonts w:hint="eastAsia"/>
        </w:rPr>
        <w:t>苄基腺嘌呤、赤霉素、多效唑、</w:t>
      </w:r>
      <w:r>
        <w:t>2</w:t>
      </w:r>
      <w:r>
        <w:rPr>
          <w:rFonts w:hint="eastAsia"/>
        </w:rPr>
        <w:t>，</w:t>
      </w:r>
      <w:r>
        <w:t>4–</w:t>
      </w:r>
      <w:r>
        <w:rPr>
          <w:rFonts w:hint="eastAsia"/>
        </w:rPr>
        <w:t>二氯苯氧乙酸（</w:t>
      </w:r>
      <w:r>
        <w:t>2</w:t>
      </w:r>
      <w:r>
        <w:rPr>
          <w:rFonts w:hint="eastAsia"/>
        </w:rPr>
        <w:t>，</w:t>
      </w:r>
      <w:r>
        <w:t>4–D</w:t>
      </w:r>
      <w:r>
        <w:rPr>
          <w:rFonts w:hint="eastAsia"/>
        </w:rPr>
        <w:t>）等。</w:t>
      </w:r>
    </w:p>
    <w:p w14:paraId="13096D50">
      <w:pPr>
        <w:bidi w:val="0"/>
      </w:pPr>
      <w:r>
        <w:t xml:space="preserve">3.6.2.2  </w:t>
      </w:r>
      <w:r>
        <w:rPr>
          <w:rFonts w:hint="eastAsia"/>
        </w:rPr>
        <w:t>技术要求</w:t>
      </w:r>
    </w:p>
    <w:p w14:paraId="70099267">
      <w:pPr>
        <w:bidi w:val="0"/>
      </w:pPr>
      <w:r>
        <w:rPr>
          <w:rFonts w:hint="eastAsia"/>
        </w:rPr>
        <w:t>按照规定的浓度、时期使用，每年可使用</w:t>
      </w:r>
      <w:r>
        <w:t>1</w:t>
      </w:r>
      <w:r>
        <w:rPr>
          <w:rFonts w:hint="eastAsia"/>
        </w:rPr>
        <w:t>～</w:t>
      </w:r>
      <w:r>
        <w:t>2</w:t>
      </w:r>
      <w:r>
        <w:rPr>
          <w:rFonts w:hint="eastAsia"/>
        </w:rPr>
        <w:t>次，安全间隔期在</w:t>
      </w:r>
      <w:r>
        <w:t>20</w:t>
      </w:r>
      <w:r>
        <w:rPr>
          <w:rFonts w:hint="eastAsia"/>
        </w:rPr>
        <w:t>天以上。</w:t>
      </w:r>
    </w:p>
    <w:p w14:paraId="30A9FF39">
      <w:pPr>
        <w:bidi w:val="0"/>
      </w:pPr>
      <w:r>
        <w:t xml:space="preserve">3.7  </w:t>
      </w:r>
      <w:r>
        <w:rPr>
          <w:rFonts w:hint="eastAsia"/>
        </w:rPr>
        <w:t>病虫害防治</w:t>
      </w:r>
    </w:p>
    <w:p w14:paraId="037801EF">
      <w:pPr>
        <w:bidi w:val="0"/>
      </w:pPr>
      <w:r>
        <w:t xml:space="preserve">3.7.1  </w:t>
      </w:r>
      <w:r>
        <w:rPr>
          <w:rFonts w:hint="eastAsia"/>
        </w:rPr>
        <w:t>防治原则</w:t>
      </w:r>
    </w:p>
    <w:p w14:paraId="77E92B4F">
      <w:pPr>
        <w:bidi w:val="0"/>
      </w:pPr>
      <w:r>
        <w:rPr>
          <w:rFonts w:hint="eastAsia"/>
        </w:rPr>
        <w:t>积极贯彻“预防为主，综合防治”的植保方针。以农业和物理防治为基础，生物防治为核心，按照病虫害的发生规律和经济阈值，科学使用化学防治技术，有效控制病虫危害。</w:t>
      </w:r>
    </w:p>
    <w:p w14:paraId="2753652C">
      <w:pPr>
        <w:bidi w:val="0"/>
      </w:pPr>
      <w:r>
        <w:t xml:space="preserve">3.7.2  </w:t>
      </w:r>
      <w:r>
        <w:rPr>
          <w:rFonts w:hint="eastAsia"/>
        </w:rPr>
        <w:t>植物检疫</w:t>
      </w:r>
    </w:p>
    <w:p w14:paraId="452B34FC">
      <w:pPr>
        <w:bidi w:val="0"/>
      </w:pPr>
      <w:r>
        <w:rPr>
          <w:rFonts w:hint="eastAsia"/>
        </w:rPr>
        <w:t>禁止检疫性病虫害从疫区传入，禁止从重庆市以外的省市调运柑橘苗木、接穗、果实和种子，一经发现立即销毁。</w:t>
      </w:r>
    </w:p>
    <w:p w14:paraId="776DCF81">
      <w:pPr>
        <w:bidi w:val="0"/>
      </w:pPr>
      <w:r>
        <w:t xml:space="preserve">3.7.3  </w:t>
      </w:r>
      <w:r>
        <w:rPr>
          <w:rFonts w:hint="eastAsia"/>
        </w:rPr>
        <w:t>农业防治</w:t>
      </w:r>
    </w:p>
    <w:p w14:paraId="2B5F5524">
      <w:pPr>
        <w:bidi w:val="0"/>
      </w:pPr>
      <w:r>
        <w:t xml:space="preserve">3.7.3.1  </w:t>
      </w:r>
      <w:r>
        <w:rPr>
          <w:rFonts w:hint="eastAsia"/>
        </w:rPr>
        <w:t>种植防护林：按</w:t>
      </w:r>
      <w:r>
        <w:t>3.1.2</w:t>
      </w:r>
      <w:r>
        <w:rPr>
          <w:rFonts w:hint="eastAsia"/>
        </w:rPr>
        <w:t>规定执行。</w:t>
      </w:r>
    </w:p>
    <w:p w14:paraId="3888805D">
      <w:pPr>
        <w:bidi w:val="0"/>
      </w:pPr>
      <w:r>
        <w:t xml:space="preserve">3.7.3.2  </w:t>
      </w:r>
      <w:r>
        <w:rPr>
          <w:rFonts w:hint="eastAsia"/>
        </w:rPr>
        <w:t>选用抗病品种、砧木：按</w:t>
      </w:r>
      <w:r>
        <w:t>3.1.3</w:t>
      </w:r>
      <w:r>
        <w:rPr>
          <w:rFonts w:hint="eastAsia"/>
        </w:rPr>
        <w:t>规定执行。</w:t>
      </w:r>
    </w:p>
    <w:p w14:paraId="04E70D49">
      <w:pPr>
        <w:bidi w:val="0"/>
      </w:pPr>
      <w:r>
        <w:t xml:space="preserve">3.7.3.3  </w:t>
      </w:r>
      <w:r>
        <w:rPr>
          <w:rFonts w:hint="eastAsia"/>
        </w:rPr>
        <w:t>园内间作和生草栽培：按</w:t>
      </w:r>
      <w:r>
        <w:t>3.3.1.2</w:t>
      </w:r>
      <w:r>
        <w:rPr>
          <w:rFonts w:hint="eastAsia"/>
        </w:rPr>
        <w:t>规定执行。</w:t>
      </w:r>
    </w:p>
    <w:p w14:paraId="27A93C97">
      <w:pPr>
        <w:bidi w:val="0"/>
      </w:pPr>
      <w:r>
        <w:t xml:space="preserve">3.7.3.4  </w:t>
      </w:r>
      <w:r>
        <w:rPr>
          <w:rFonts w:hint="eastAsia"/>
        </w:rPr>
        <w:t>实施翻土、修剪、清洁果园、排水、控梢等农业措施，减少病虫源，加强栽培管理，增强树势，提高树体自身抗病虫能力。提高采果质量，减少果实伤口，降低果实腐烂率。</w:t>
      </w:r>
    </w:p>
    <w:p w14:paraId="0A93B347">
      <w:pPr>
        <w:bidi w:val="0"/>
      </w:pPr>
      <w:r>
        <w:t xml:space="preserve">3.7.4  </w:t>
      </w:r>
      <w:r>
        <w:rPr>
          <w:rFonts w:hint="eastAsia"/>
        </w:rPr>
        <w:t>物理机械防治</w:t>
      </w:r>
    </w:p>
    <w:p w14:paraId="1455B5EA">
      <w:pPr>
        <w:bidi w:val="0"/>
      </w:pPr>
      <w:r>
        <w:t xml:space="preserve">3.7.4.1  </w:t>
      </w:r>
      <w:r>
        <w:rPr>
          <w:rFonts w:hint="eastAsia"/>
        </w:rPr>
        <w:t>应用灯光防治害虫</w:t>
      </w:r>
    </w:p>
    <w:p w14:paraId="225A9F1A">
      <w:pPr>
        <w:bidi w:val="0"/>
      </w:pPr>
      <w:r>
        <w:rPr>
          <w:rFonts w:hint="eastAsia"/>
        </w:rPr>
        <w:t>用灯光引诱或驱避吸果夜蛾、金龟子、卷叶蛾等。</w:t>
      </w:r>
    </w:p>
    <w:p w14:paraId="1657FA6F">
      <w:pPr>
        <w:bidi w:val="0"/>
      </w:pPr>
      <w:r>
        <w:t xml:space="preserve">3.7.4.2  </w:t>
      </w:r>
      <w:r>
        <w:rPr>
          <w:rFonts w:hint="eastAsia"/>
        </w:rPr>
        <w:t>应用趋化性防治害虫</w:t>
      </w:r>
    </w:p>
    <w:p w14:paraId="5CDE14F9">
      <w:pPr>
        <w:bidi w:val="0"/>
      </w:pPr>
      <w:r>
        <w:rPr>
          <w:rFonts w:hint="eastAsia"/>
        </w:rPr>
        <w:t>大小实蝇、拟小黄卷叶蛾、吸果夜蛾等害虫对糖、酒、醋液有趋性，可利用其特性，在糖、酒、醋液中加入农药诱杀。</w:t>
      </w:r>
    </w:p>
    <w:p w14:paraId="2F0E8922">
      <w:pPr>
        <w:bidi w:val="0"/>
      </w:pPr>
      <w:r>
        <w:t xml:space="preserve">3.7.4.3  </w:t>
      </w:r>
      <w:r>
        <w:rPr>
          <w:rFonts w:hint="eastAsia"/>
        </w:rPr>
        <w:t>应用色彩防治害虫</w:t>
      </w:r>
    </w:p>
    <w:p w14:paraId="59683BC4">
      <w:pPr>
        <w:bidi w:val="0"/>
      </w:pPr>
      <w:r>
        <w:t xml:space="preserve"> </w:t>
      </w:r>
      <w:r>
        <w:rPr>
          <w:rFonts w:hint="eastAsia"/>
        </w:rPr>
        <w:t>用黄板诱杀蚜虫、粉虱等害虫。</w:t>
      </w:r>
    </w:p>
    <w:p w14:paraId="067CB929">
      <w:pPr>
        <w:bidi w:val="0"/>
      </w:pPr>
      <w:r>
        <w:t xml:space="preserve">3.7.4.4  </w:t>
      </w:r>
      <w:r>
        <w:rPr>
          <w:rFonts w:hint="eastAsia"/>
        </w:rPr>
        <w:t>人工捕捉害虫、集中种植害虫中间寄主诱杀害虫</w:t>
      </w:r>
    </w:p>
    <w:p w14:paraId="05F77E29">
      <w:pPr>
        <w:bidi w:val="0"/>
      </w:pPr>
      <w:r>
        <w:rPr>
          <w:rFonts w:hint="eastAsia"/>
        </w:rPr>
        <w:t>人工捕捉天牛、蚱蝉、金龟子等害虫；在吸果夜蛾发生严重的地区人工种植中间寄主，引诱成虫产卵，用药剂杀灭幼虫。</w:t>
      </w:r>
    </w:p>
    <w:p w14:paraId="709A99DB">
      <w:pPr>
        <w:bidi w:val="0"/>
      </w:pPr>
      <w:r>
        <w:t xml:space="preserve">3.7.5  </w:t>
      </w:r>
      <w:r>
        <w:rPr>
          <w:rFonts w:hint="eastAsia"/>
        </w:rPr>
        <w:t>生物防治</w:t>
      </w:r>
    </w:p>
    <w:p w14:paraId="4B53FD9B">
      <w:pPr>
        <w:bidi w:val="0"/>
      </w:pPr>
      <w:r>
        <w:t xml:space="preserve">3.7.5.1  </w:t>
      </w:r>
      <w:r>
        <w:rPr>
          <w:rFonts w:hint="eastAsia"/>
        </w:rPr>
        <w:t>人工引移、繁殖释放天敌</w:t>
      </w:r>
    </w:p>
    <w:p w14:paraId="0A6E8E8B">
      <w:pPr>
        <w:bidi w:val="0"/>
      </w:pPr>
      <w:r>
        <w:rPr>
          <w:rFonts w:hint="eastAsia"/>
        </w:rPr>
        <w:t>用钝绥螨防治螨类；用日本方头甲和湖北红点唇瓢虫等防治矢尖蚧；用松毛虫赤眼蜂防治卷叶蛾等。</w:t>
      </w:r>
    </w:p>
    <w:p w14:paraId="7BF95DA9">
      <w:pPr>
        <w:bidi w:val="0"/>
      </w:pPr>
      <w:r>
        <w:t xml:space="preserve">3.7.5.2  </w:t>
      </w:r>
      <w:r>
        <w:rPr>
          <w:rFonts w:hint="eastAsia"/>
        </w:rPr>
        <w:t>应用生物农药和矿物源农药</w:t>
      </w:r>
    </w:p>
    <w:p w14:paraId="0FF3977C">
      <w:pPr>
        <w:bidi w:val="0"/>
      </w:pPr>
      <w:r>
        <w:rPr>
          <w:rFonts w:hint="eastAsia"/>
        </w:rPr>
        <w:t>提倡使用苏云金杆菌、苦参碱等生物农药和王铜、氢氧化铜、矿物油乳剂等矿物源农药。</w:t>
      </w:r>
    </w:p>
    <w:p w14:paraId="40C774A9">
      <w:pPr>
        <w:bidi w:val="0"/>
      </w:pPr>
      <w:r>
        <w:t xml:space="preserve">3.7.5.3  </w:t>
      </w:r>
      <w:r>
        <w:rPr>
          <w:rFonts w:hint="eastAsia"/>
        </w:rPr>
        <w:t>利用性诱剂</w:t>
      </w:r>
    </w:p>
    <w:p w14:paraId="6D3D31CA">
      <w:pPr>
        <w:bidi w:val="0"/>
      </w:pPr>
      <w:r>
        <w:rPr>
          <w:rFonts w:hint="eastAsia"/>
        </w:rPr>
        <w:t>在田间放置性引诱剂和少量农药，诱杀柑橘大实蝇、小实蝇雄虫，减少与雌虫的交配机会。</w:t>
      </w:r>
    </w:p>
    <w:p w14:paraId="1981EE28">
      <w:pPr>
        <w:bidi w:val="0"/>
      </w:pPr>
      <w:r>
        <w:t xml:space="preserve">3.7.6  </w:t>
      </w:r>
      <w:r>
        <w:rPr>
          <w:rFonts w:hint="eastAsia"/>
        </w:rPr>
        <w:t>生态控制</w:t>
      </w:r>
    </w:p>
    <w:p w14:paraId="7B404377">
      <w:pPr>
        <w:bidi w:val="0"/>
      </w:pPr>
      <w:r>
        <w:rPr>
          <w:rFonts w:hint="eastAsia"/>
        </w:rPr>
        <w:t>按</w:t>
      </w:r>
      <w:r>
        <w:t>3.1.2</w:t>
      </w:r>
      <w:r>
        <w:rPr>
          <w:rFonts w:hint="eastAsia"/>
        </w:rPr>
        <w:t>、</w:t>
      </w:r>
      <w:r>
        <w:t>3.3.1.2</w:t>
      </w:r>
      <w:r>
        <w:rPr>
          <w:rFonts w:hint="eastAsia"/>
        </w:rPr>
        <w:t>规定执行。</w:t>
      </w:r>
    </w:p>
    <w:p w14:paraId="6ADB88FF">
      <w:pPr>
        <w:bidi w:val="0"/>
      </w:pPr>
      <w:r>
        <w:t xml:space="preserve">3.7.7  </w:t>
      </w:r>
      <w:r>
        <w:rPr>
          <w:rFonts w:hint="eastAsia"/>
        </w:rPr>
        <w:t>化学防治</w:t>
      </w:r>
    </w:p>
    <w:p w14:paraId="77580570">
      <w:pPr>
        <w:bidi w:val="0"/>
      </w:pPr>
      <w:r>
        <w:t xml:space="preserve">3.7.7.1  </w:t>
      </w:r>
      <w:r>
        <w:rPr>
          <w:rFonts w:hint="eastAsia"/>
        </w:rPr>
        <w:t>农药种类选择</w:t>
      </w:r>
    </w:p>
    <w:p w14:paraId="1F9F07D2">
      <w:pPr>
        <w:bidi w:val="0"/>
      </w:pPr>
      <w:r>
        <w:t xml:space="preserve">3.7.7.1.1  </w:t>
      </w:r>
      <w:r>
        <w:rPr>
          <w:rFonts w:hint="eastAsia"/>
        </w:rPr>
        <w:t>禁止使用高毒、高残毒农药。</w:t>
      </w:r>
    </w:p>
    <w:p w14:paraId="36F1E366">
      <w:pPr>
        <w:bidi w:val="0"/>
      </w:pPr>
      <w:r>
        <w:t xml:space="preserve">3.7.7.1.2  </w:t>
      </w:r>
      <w:r>
        <w:rPr>
          <w:rFonts w:hint="eastAsia"/>
        </w:rPr>
        <w:t>使用药剂防治应符合</w:t>
      </w:r>
      <w:r>
        <w:t>GB 4285-89</w:t>
      </w:r>
      <w:r>
        <w:rPr>
          <w:rFonts w:hint="eastAsia"/>
        </w:rPr>
        <w:t>、</w:t>
      </w:r>
      <w:r>
        <w:t>GB/T 8321-2000</w:t>
      </w:r>
      <w:r>
        <w:rPr>
          <w:rFonts w:hint="eastAsia"/>
        </w:rPr>
        <w:t>的要求，但需要随新农药品种的登记而修订。</w:t>
      </w:r>
    </w:p>
    <w:p w14:paraId="5743C02D">
      <w:pPr>
        <w:bidi w:val="0"/>
      </w:pPr>
      <w:r>
        <w:t xml:space="preserve">3.7.7.2  </w:t>
      </w:r>
      <w:r>
        <w:rPr>
          <w:rFonts w:hint="eastAsia"/>
        </w:rPr>
        <w:t>农药使用</w:t>
      </w:r>
    </w:p>
    <w:p w14:paraId="32C230BC">
      <w:pPr>
        <w:bidi w:val="0"/>
      </w:pPr>
      <w:r>
        <w:rPr>
          <w:rFonts w:hint="eastAsia"/>
        </w:rPr>
        <w:t>对主要虫害防治应在适宜时期施药。病害防治在发病前期进行预防。严格控制安全间隔期、施药量和施药次数，注意不同作用机理的农药交替使用和合理混用，避免产生抗药性。</w:t>
      </w:r>
    </w:p>
    <w:p w14:paraId="0332EA51">
      <w:pPr>
        <w:bidi w:val="0"/>
      </w:pPr>
      <w:r>
        <w:t xml:space="preserve">3.8  </w:t>
      </w:r>
      <w:r>
        <w:rPr>
          <w:rFonts w:hint="eastAsia"/>
        </w:rPr>
        <w:t>果实采收</w:t>
      </w:r>
    </w:p>
    <w:p w14:paraId="59B1CF3C">
      <w:pPr>
        <w:bidi w:val="0"/>
      </w:pPr>
      <w:r>
        <w:rPr>
          <w:rFonts w:hint="eastAsia"/>
        </w:rPr>
        <w:t>鲜销果在果实正常成熟、表现出本品种固有的品质特征（色泽、香味、风味和口感等）时采收。贮藏果宜在</w:t>
      </w:r>
      <w:r>
        <w:t>8</w:t>
      </w:r>
      <w:r>
        <w:rPr>
          <w:rFonts w:hint="eastAsia"/>
        </w:rPr>
        <w:t>～</w:t>
      </w:r>
      <w:r>
        <w:t>9</w:t>
      </w:r>
      <w:r>
        <w:rPr>
          <w:rFonts w:hint="eastAsia"/>
        </w:rPr>
        <w:t>成成熟时采收。用圆头果剪采果，要求一果两剪，果蒂平齐。</w:t>
      </w:r>
    </w:p>
    <w:p w14:paraId="37FFE3C3">
      <w:pPr>
        <w:bidi w:val="0"/>
      </w:pPr>
    </w:p>
    <w:p w14:paraId="3B9DA003">
      <w:pPr>
        <w:bidi w:val="0"/>
        <w:rPr>
          <w:rFonts w:hint="eastAsia"/>
          <w:lang w:val="en-US" w:eastAsia="zh-CN"/>
        </w:rPr>
      </w:pPr>
      <w:r>
        <w:rPr>
          <w:rFonts w:hint="eastAsia"/>
        </w:rPr>
        <w:t>柑橘生产管理技术</w:t>
      </w:r>
      <w:r>
        <w:rPr>
          <w:rFonts w:hint="eastAsia"/>
          <w:lang w:val="en-US" w:eastAsia="zh-CN"/>
        </w:rPr>
        <w:t>:</w:t>
      </w:r>
    </w:p>
    <w:p w14:paraId="17A5E98E">
      <w:pPr>
        <w:bidi w:val="0"/>
        <w:rPr>
          <w:rFonts w:hint="eastAsia"/>
          <w:lang w:val="en-US" w:eastAsia="zh-CN"/>
        </w:rPr>
      </w:pPr>
      <w:r>
        <w:rPr>
          <w:rFonts w:hint="eastAsia"/>
          <w:lang w:val="en-US" w:eastAsia="zh-CN"/>
        </w:rPr>
        <w:t>主要内容:土壤管理,施肥管理,水分管理,整形修剪,保花保果,病虫防治</w:t>
      </w:r>
    </w:p>
    <w:p w14:paraId="230378C1">
      <w:pPr>
        <w:bidi w:val="0"/>
        <w:rPr>
          <w:rFonts w:hint="default"/>
          <w:lang w:val="en-US" w:eastAsia="zh-CN"/>
        </w:rPr>
      </w:pPr>
      <w:r>
        <w:rPr>
          <w:rFonts w:hint="default"/>
          <w:lang w:val="en-US" w:eastAsia="zh-CN"/>
        </w:rPr>
        <w:br w:type="textWrapping"/>
      </w:r>
      <w:r>
        <w:rPr>
          <w:rFonts w:hint="default"/>
          <w:lang w:val="en-US" w:eastAsia="zh-CN"/>
        </w:rPr>
        <w:t>一、土壤管理</w:t>
      </w:r>
      <w:r>
        <w:rPr>
          <w:rFonts w:hint="default"/>
          <w:lang w:val="en-US" w:eastAsia="zh-CN"/>
        </w:rPr>
        <w:br w:type="textWrapping"/>
      </w:r>
      <w:r>
        <w:rPr>
          <w:rFonts w:hint="eastAsia"/>
        </w:rPr>
        <w:t xml:space="preserve"># 柑橘生产管理技术 云阳县果业中心 周远秀 ## 主要内容 - 土壤管理 - 施肥管理 - 水分管理 - 整形修剪 - 保花保果 - 病虫防治 ## 一、土壤管理  （一）土壤管理的目的 保持土壤良好的疏松度、透气性、透水性和肥力，使土壤中的水、肥、气、热协调，建立和稳定良好的土壤生态系统。由于本县柑橘主要分布在山地和坡地，土层浅、肥力低，远不能满足柑橘生长结果的需要，所以土壤管理尤为重要。  （二）土壤管理主要措施 1. </w:t>
      </w:r>
      <w:r>
        <w:rPr>
          <w:rFonts w:hint="eastAsia"/>
          <w:lang w:eastAsia="zh-CN"/>
        </w:rPr>
        <w:t xml:space="preserve"> </w:t>
      </w:r>
      <w:r>
        <w:rPr>
          <w:rFonts w:hint="eastAsia"/>
        </w:rPr>
        <w:t>幼年期土壤管理</w:t>
      </w:r>
      <w:r>
        <w:rPr>
          <w:rFonts w:hint="eastAsia"/>
          <w:lang w:eastAsia="zh-CN"/>
        </w:rPr>
        <w:t xml:space="preserve"> </w:t>
      </w:r>
      <w:r>
        <w:rPr>
          <w:rFonts w:hint="eastAsia"/>
        </w:rPr>
        <w:t xml:space="preserve"> - </w:t>
      </w:r>
      <w:r>
        <w:rPr>
          <w:rFonts w:hint="eastAsia"/>
          <w:lang w:eastAsia="zh-CN"/>
        </w:rPr>
        <w:t xml:space="preserve"> </w:t>
      </w:r>
      <w:r>
        <w:rPr>
          <w:rFonts w:hint="eastAsia"/>
        </w:rPr>
        <w:t>树盘覆盖</w:t>
      </w:r>
      <w:r>
        <w:rPr>
          <w:rFonts w:hint="eastAsia"/>
          <w:lang w:eastAsia="zh-CN"/>
        </w:rPr>
        <w:t xml:space="preserve"> </w:t>
      </w:r>
      <w:r>
        <w:rPr>
          <w:rFonts w:hint="eastAsia"/>
        </w:rPr>
        <w:t xml:space="preserve">： - </w:t>
      </w:r>
      <w:r>
        <w:rPr>
          <w:rFonts w:hint="eastAsia"/>
          <w:lang w:eastAsia="zh-CN"/>
        </w:rPr>
        <w:t xml:space="preserve"> </w:t>
      </w:r>
      <w:r>
        <w:rPr>
          <w:rFonts w:hint="eastAsia"/>
        </w:rPr>
        <w:t>树盘覆膜</w:t>
      </w:r>
      <w:r>
        <w:rPr>
          <w:rFonts w:hint="eastAsia"/>
          <w:lang w:eastAsia="zh-CN"/>
        </w:rPr>
        <w:t xml:space="preserve"> </w:t>
      </w:r>
      <w:r>
        <w:rPr>
          <w:rFonts w:hint="eastAsia"/>
        </w:rPr>
        <w:t xml:space="preserve">：使用可降解透气膜，能有效防杂草滋生。 - </w:t>
      </w:r>
      <w:r>
        <w:rPr>
          <w:rFonts w:hint="eastAsia"/>
          <w:lang w:eastAsia="zh-CN"/>
        </w:rPr>
        <w:t xml:space="preserve"> </w:t>
      </w:r>
      <w:r>
        <w:rPr>
          <w:rFonts w:hint="eastAsia"/>
        </w:rPr>
        <w:t>生草树盘覆盖</w:t>
      </w:r>
      <w:r>
        <w:rPr>
          <w:rFonts w:hint="eastAsia"/>
          <w:lang w:eastAsia="zh-CN"/>
        </w:rPr>
        <w:t xml:space="preserve"> </w:t>
      </w:r>
      <w:r>
        <w:rPr>
          <w:rFonts w:hint="eastAsia"/>
        </w:rPr>
        <w:t xml:space="preserve">：施肥后，将周围杂草或秸杆覆盖在树盘周围1米见方，离主干10 - 15公分以外，厚度为20公分。这样做不仅能防杂草，还可改善土壤结构、抗旱保肥。当行间杂草超过苗子后，应及时割草覆盖树盘。 - </w:t>
      </w:r>
      <w:r>
        <w:rPr>
          <w:rFonts w:hint="eastAsia"/>
          <w:lang w:eastAsia="zh-CN"/>
        </w:rPr>
        <w:t xml:space="preserve"> </w:t>
      </w:r>
      <w:r>
        <w:rPr>
          <w:rFonts w:hint="eastAsia"/>
        </w:rPr>
        <w:t>果园间作</w:t>
      </w:r>
      <w:r>
        <w:rPr>
          <w:rFonts w:hint="eastAsia"/>
          <w:lang w:eastAsia="zh-CN"/>
        </w:rPr>
        <w:t xml:space="preserve"> </w:t>
      </w:r>
      <w:r>
        <w:rPr>
          <w:rFonts w:hint="eastAsia"/>
        </w:rPr>
        <w:t xml:space="preserve">： - </w:t>
      </w:r>
      <w:r>
        <w:rPr>
          <w:rFonts w:hint="eastAsia"/>
          <w:lang w:eastAsia="zh-CN"/>
        </w:rPr>
        <w:t xml:space="preserve"> </w:t>
      </w:r>
      <w:r>
        <w:rPr>
          <w:rFonts w:hint="eastAsia"/>
        </w:rPr>
        <w:t>间作的好处</w:t>
      </w:r>
      <w:r>
        <w:rPr>
          <w:rFonts w:hint="eastAsia"/>
          <w:lang w:eastAsia="zh-CN"/>
        </w:rPr>
        <w:t xml:space="preserve"> </w:t>
      </w:r>
      <w:r>
        <w:rPr>
          <w:rFonts w:hint="eastAsia"/>
        </w:rPr>
        <w:t xml:space="preserve">：间作绿肥可增加土壤有机质，防止水土流失，抑制杂草生长。将菇料翻埋入土，能提高土壤肥力，进而提高柑橘产量和品质，在山地果园，间作绿肥的重要性更为凸显。 - </w:t>
      </w:r>
      <w:r>
        <w:rPr>
          <w:rFonts w:hint="eastAsia"/>
          <w:lang w:eastAsia="zh-CN"/>
        </w:rPr>
        <w:t xml:space="preserve"> </w:t>
      </w:r>
      <w:r>
        <w:rPr>
          <w:rFonts w:hint="eastAsia"/>
        </w:rPr>
        <w:t>间作地位置</w:t>
      </w:r>
      <w:r>
        <w:rPr>
          <w:rFonts w:hint="eastAsia"/>
          <w:lang w:eastAsia="zh-CN"/>
        </w:rPr>
        <w:t xml:space="preserve"> </w:t>
      </w:r>
      <w:r>
        <w:rPr>
          <w:rFonts w:hint="eastAsia"/>
        </w:rPr>
        <w:t xml:space="preserve">：选择行间空地，距离树冠滴水线30cm以外，避免与树争肥。 - </w:t>
      </w:r>
      <w:r>
        <w:rPr>
          <w:rFonts w:hint="eastAsia"/>
          <w:lang w:eastAsia="zh-CN"/>
        </w:rPr>
        <w:t xml:space="preserve"> </w:t>
      </w:r>
      <w:r>
        <w:rPr>
          <w:rFonts w:hint="eastAsia"/>
        </w:rPr>
        <w:t>间作物种类</w:t>
      </w:r>
      <w:r>
        <w:rPr>
          <w:rFonts w:hint="eastAsia"/>
          <w:lang w:eastAsia="zh-CN"/>
        </w:rPr>
        <w:t xml:space="preserve"> </w:t>
      </w:r>
      <w:r>
        <w:rPr>
          <w:rFonts w:hint="eastAsia"/>
        </w:rPr>
        <w:t xml:space="preserve">：可间作牧草、绿肥或矮性经济作物，如花生、大豆、蚕豆、豌豆、矮生蔬菜类及西瓜，也可套种蘑菇等。 - </w:t>
      </w:r>
      <w:r>
        <w:rPr>
          <w:rFonts w:hint="eastAsia"/>
          <w:lang w:eastAsia="zh-CN"/>
        </w:rPr>
        <w:t xml:space="preserve"> </w:t>
      </w:r>
      <w:r>
        <w:rPr>
          <w:rFonts w:hint="eastAsia"/>
        </w:rPr>
        <w:t>间作禁忌</w:t>
      </w:r>
      <w:r>
        <w:rPr>
          <w:rFonts w:hint="eastAsia"/>
          <w:lang w:eastAsia="zh-CN"/>
        </w:rPr>
        <w:t xml:space="preserve"> </w:t>
      </w:r>
      <w:r>
        <w:rPr>
          <w:rFonts w:hint="eastAsia"/>
        </w:rPr>
        <w:t xml:space="preserve">：严禁间作玉米、油菜等高杆作物。 2. </w:t>
      </w:r>
      <w:r>
        <w:rPr>
          <w:rFonts w:hint="eastAsia"/>
          <w:lang w:eastAsia="zh-CN"/>
        </w:rPr>
        <w:t xml:space="preserve"> </w:t>
      </w:r>
      <w:r>
        <w:rPr>
          <w:rFonts w:hint="eastAsia"/>
        </w:rPr>
        <w:t>成年柑橘园土壤管理</w:t>
      </w:r>
      <w:r>
        <w:rPr>
          <w:rFonts w:hint="eastAsia"/>
          <w:lang w:eastAsia="zh-CN"/>
        </w:rPr>
        <w:t xml:space="preserve"> </w:t>
      </w:r>
      <w:r>
        <w:rPr>
          <w:rFonts w:hint="eastAsia"/>
        </w:rPr>
        <w:t xml:space="preserve"> - </w:t>
      </w:r>
      <w:r>
        <w:rPr>
          <w:rFonts w:hint="eastAsia"/>
          <w:lang w:eastAsia="zh-CN"/>
        </w:rPr>
        <w:t xml:space="preserve"> </w:t>
      </w:r>
      <w:r>
        <w:rPr>
          <w:rFonts w:hint="eastAsia"/>
        </w:rPr>
        <w:t>生草栽培</w:t>
      </w:r>
      <w:r>
        <w:rPr>
          <w:rFonts w:hint="eastAsia"/>
          <w:lang w:eastAsia="zh-CN"/>
        </w:rPr>
        <w:t xml:space="preserve"> </w:t>
      </w:r>
      <w:r>
        <w:rPr>
          <w:rFonts w:hint="eastAsia"/>
        </w:rPr>
        <w:t xml:space="preserve">： - </w:t>
      </w:r>
      <w:r>
        <w:rPr>
          <w:rFonts w:hint="eastAsia"/>
          <w:lang w:eastAsia="zh-CN"/>
        </w:rPr>
        <w:t xml:space="preserve"> </w:t>
      </w:r>
      <w:r>
        <w:rPr>
          <w:rFonts w:hint="eastAsia"/>
        </w:rPr>
        <w:t>好处</w:t>
      </w:r>
      <w:r>
        <w:rPr>
          <w:rFonts w:hint="eastAsia"/>
          <w:lang w:eastAsia="zh-CN"/>
        </w:rPr>
        <w:t xml:space="preserve"> </w:t>
      </w:r>
      <w:r>
        <w:rPr>
          <w:rFonts w:hint="eastAsia"/>
        </w:rPr>
        <w:t xml:space="preserve">：保护生态环境，为害虫天敌提供栖息场所，减少虫害滋生；减少水土流失；保持良好的土壤团粒结构和肥沃度；割下的草可做牛羊饲料；夏天高温干旱时割草覆盖，能降低土壤温度、保持土壤湿度，利于抗旱；冬季将草埋肥，可提高土壤有机质含量。 - </w:t>
      </w:r>
      <w:r>
        <w:rPr>
          <w:rFonts w:hint="eastAsia"/>
          <w:lang w:eastAsia="zh-CN"/>
        </w:rPr>
        <w:t xml:space="preserve"> </w:t>
      </w:r>
      <w:r>
        <w:rPr>
          <w:rFonts w:hint="eastAsia"/>
        </w:rPr>
        <w:t>常见生草栽培方式</w:t>
      </w:r>
      <w:r>
        <w:rPr>
          <w:rFonts w:hint="eastAsia"/>
          <w:lang w:eastAsia="zh-CN"/>
        </w:rPr>
        <w:t xml:space="preserve"> </w:t>
      </w:r>
      <w:r>
        <w:rPr>
          <w:rFonts w:hint="eastAsia"/>
        </w:rPr>
        <w:t xml:space="preserve">： - </w:t>
      </w:r>
      <w:r>
        <w:rPr>
          <w:rFonts w:hint="eastAsia"/>
          <w:lang w:eastAsia="zh-CN"/>
        </w:rPr>
        <w:t xml:space="preserve"> </w:t>
      </w:r>
      <w:r>
        <w:rPr>
          <w:rFonts w:hint="eastAsia"/>
        </w:rPr>
        <w:t>自然生草</w:t>
      </w:r>
      <w:r>
        <w:rPr>
          <w:rFonts w:hint="eastAsia"/>
          <w:lang w:eastAsia="zh-CN"/>
        </w:rPr>
        <w:t xml:space="preserve"> </w:t>
      </w:r>
      <w:r>
        <w:rPr>
          <w:rFonts w:hint="eastAsia"/>
        </w:rPr>
        <w:t xml:space="preserve">：草长高后割掉上部覆盖树盘，夏季高温干旱季节降低土壤温度、保持土壤湿度。草高不宜超过35cm，以免影响植株光照。果子成熟前1 - 2个月及时割草、铲草或杀草，增加树冠下部光照，利于果实成熟期转色和提高品质。采果后将草挖穴填埋（离树冠滴水线远点，避免烧根），同时铲除园内的深根恶性杂草。 - </w:t>
      </w:r>
      <w:r>
        <w:rPr>
          <w:rFonts w:hint="eastAsia"/>
          <w:lang w:eastAsia="zh-CN"/>
        </w:rPr>
        <w:t xml:space="preserve"> </w:t>
      </w:r>
      <w:r>
        <w:rPr>
          <w:rFonts w:hint="eastAsia"/>
        </w:rPr>
        <w:t>人工种草</w:t>
      </w:r>
      <w:r>
        <w:rPr>
          <w:rFonts w:hint="eastAsia"/>
          <w:lang w:eastAsia="zh-CN"/>
        </w:rPr>
        <w:t xml:space="preserve"> </w:t>
      </w:r>
      <w:r>
        <w:rPr>
          <w:rFonts w:hint="eastAsia"/>
        </w:rPr>
        <w:t xml:space="preserve">：可选择黑麦草、白三叶、紫花苕子等。 - </w:t>
      </w:r>
      <w:r>
        <w:rPr>
          <w:rFonts w:hint="eastAsia"/>
          <w:lang w:eastAsia="zh-CN"/>
        </w:rPr>
        <w:t xml:space="preserve"> </w:t>
      </w:r>
      <w:r>
        <w:rPr>
          <w:rFonts w:hint="eastAsia"/>
        </w:rPr>
        <w:t>中耕培土</w:t>
      </w:r>
      <w:r>
        <w:rPr>
          <w:rFonts w:hint="eastAsia"/>
          <w:lang w:eastAsia="zh-CN"/>
        </w:rPr>
        <w:t xml:space="preserve"> </w:t>
      </w:r>
      <w:r>
        <w:rPr>
          <w:rFonts w:hint="eastAsia"/>
        </w:rPr>
        <w:t xml:space="preserve">：每年进行1次，先中耕后培土，多在冬季进行。培土厚度3 - 10cm，若培土太厚会引起根系和根颈腐烂。 - </w:t>
      </w:r>
      <w:r>
        <w:rPr>
          <w:rFonts w:hint="eastAsia"/>
          <w:lang w:eastAsia="zh-CN"/>
        </w:rPr>
        <w:t xml:space="preserve"> </w:t>
      </w:r>
      <w:r>
        <w:rPr>
          <w:rFonts w:hint="eastAsia"/>
        </w:rPr>
        <w:t>深翻改土</w:t>
      </w:r>
      <w:r>
        <w:rPr>
          <w:rFonts w:hint="eastAsia"/>
          <w:lang w:eastAsia="zh-CN"/>
        </w:rPr>
        <w:t xml:space="preserve"> </w:t>
      </w:r>
      <w:r>
        <w:rPr>
          <w:rFonts w:hint="eastAsia"/>
        </w:rPr>
        <w:t xml:space="preserve">： - </w:t>
      </w:r>
      <w:r>
        <w:rPr>
          <w:rFonts w:hint="eastAsia"/>
          <w:lang w:eastAsia="zh-CN"/>
        </w:rPr>
        <w:t xml:space="preserve"> </w:t>
      </w:r>
      <w:r>
        <w:rPr>
          <w:rFonts w:hint="eastAsia"/>
        </w:rPr>
        <w:t>意义</w:t>
      </w:r>
      <w:r>
        <w:rPr>
          <w:rFonts w:hint="eastAsia"/>
          <w:lang w:eastAsia="zh-CN"/>
        </w:rPr>
        <w:t xml:space="preserve"> </w:t>
      </w:r>
      <w:r>
        <w:rPr>
          <w:rFonts w:hint="eastAsia"/>
        </w:rPr>
        <w:t xml:space="preserve">：疏松土壤，培肥地力。丰产优质的柑橘园要求土壤有机质含量在3%以上，如脐橙园土壤有机质含量达到4% - 5%时，较易获得稳产高产。土层浅薄的果园，根系生长受阻，难以培育健壮树体，易出现落花落果多、抗旱能力低、易裂果等问题。重黏土、含沙量高的土壤有机质含量低，需改良成壤土或沙壤土。 - </w:t>
      </w:r>
      <w:r>
        <w:rPr>
          <w:rFonts w:hint="eastAsia"/>
          <w:lang w:eastAsia="zh-CN"/>
        </w:rPr>
        <w:t xml:space="preserve"> </w:t>
      </w:r>
      <w:r>
        <w:rPr>
          <w:rFonts w:hint="eastAsia"/>
        </w:rPr>
        <w:t>做法</w:t>
      </w:r>
      <w:r>
        <w:rPr>
          <w:rFonts w:hint="eastAsia"/>
          <w:lang w:eastAsia="zh-CN"/>
        </w:rPr>
        <w:t xml:space="preserve"> </w:t>
      </w:r>
      <w:r>
        <w:rPr>
          <w:rFonts w:hint="eastAsia"/>
        </w:rPr>
        <w:t xml:space="preserve">：成年果园的改土和根系更新相结合，为避免伤断大根和伤根过多，一般在树冠滴水线外围进行条沟状或放射状深翻改土，深度30 - 40cm，长度、宽度依情况而定。埋施有机肥、绿肥、厩肥（需先腐熟），每年只深翻一方，以免影响产量。可隔年、隔行或每株轮换位置深翻改土。每次每株施土杂肥50 - 100kg，饼肥2 - 3kg，过磷酸钙或钙镁磷肥2 - 3kg，与表土混匀填入20 - 40cm土层。深翻时间通常在9 - 10月根系生长高峰期或即将到来之前进行，此时断根易愈合，新根量大。 ## 二、施肥  （一）柑橘常见营养元素缺素症状 1. </w:t>
      </w:r>
      <w:r>
        <w:rPr>
          <w:rFonts w:hint="eastAsia"/>
          <w:lang w:eastAsia="zh-CN"/>
        </w:rPr>
        <w:t xml:space="preserve"> </w:t>
      </w:r>
      <w:r>
        <w:rPr>
          <w:rFonts w:hint="eastAsia"/>
        </w:rPr>
        <w:t>柑桔缺氮症</w:t>
      </w:r>
      <w:r>
        <w:rPr>
          <w:rFonts w:hint="eastAsia"/>
          <w:lang w:eastAsia="zh-CN"/>
        </w:rPr>
        <w:t xml:space="preserve"> </w:t>
      </w:r>
      <w:r>
        <w:rPr>
          <w:rFonts w:hint="eastAsia"/>
        </w:rPr>
        <w:t xml:space="preserve">：新叶小、薄，呈浅绿或淡黄色，叶色均匀；老叶古铜色或黄色，有时叶脉褪绿成“黄脉”，提前脱落；枝条变短、变细，枝上叶数减少，小枝枯死，枝条稀疏；坐果率低，果小，果皮光滑，含酸量降低，成熟期稍提早。 2. </w:t>
      </w:r>
      <w:r>
        <w:rPr>
          <w:rFonts w:hint="eastAsia"/>
          <w:lang w:eastAsia="zh-CN"/>
        </w:rPr>
        <w:t xml:space="preserve"> </w:t>
      </w:r>
      <w:r>
        <w:rPr>
          <w:rFonts w:hint="eastAsia"/>
        </w:rPr>
        <w:t>柑桔缺磷症</w:t>
      </w:r>
      <w:r>
        <w:rPr>
          <w:rFonts w:hint="eastAsia"/>
          <w:lang w:eastAsia="zh-CN"/>
        </w:rPr>
        <w:t xml:space="preserve"> </w:t>
      </w:r>
      <w:r>
        <w:rPr>
          <w:rFonts w:hint="eastAsia"/>
        </w:rPr>
        <w:t xml:space="preserve">：春梢少而细、稀疏，叶小而窄，暗绿色，部分枯梢；成年树长期缺磷生长极度衰弱、矮小，叶片狭小且密生；老叶暗绿色、青铜色，间或有褐色叶斑，无光泽；开花时老叶大量脱落，脱落老叶先端或边缘有焦斑；严重缺磷时，下部老叶暗红色；果实变软、果形不正，果皮增厚、粗糙，果实中央易成空洞。 3. </w:t>
      </w:r>
      <w:r>
        <w:rPr>
          <w:rFonts w:hint="eastAsia"/>
          <w:lang w:eastAsia="zh-CN"/>
        </w:rPr>
        <w:t xml:space="preserve"> </w:t>
      </w:r>
      <w:r>
        <w:rPr>
          <w:rFonts w:hint="eastAsia"/>
        </w:rPr>
        <w:t>柑桔缺钾症</w:t>
      </w:r>
      <w:r>
        <w:rPr>
          <w:rFonts w:hint="eastAsia"/>
          <w:lang w:eastAsia="zh-CN"/>
        </w:rPr>
        <w:t xml:space="preserve"> </w:t>
      </w:r>
      <w:r>
        <w:rPr>
          <w:rFonts w:hint="eastAsia"/>
        </w:rPr>
        <w:t xml:space="preserve">：任何季节叶片上均可表现症状，但夏末和秋季发展较快；结果多、靠近果实的叶片缺镁更明显；典型症状出现在老叶上，沿主脉出现不规则黄斑，黄斑扩大后，最后只剩叶尖和叶基仍为绿色，叶基部的绿色区呈“∧”形；果小皮薄光滑，汁多酸少，易腐烂脱落。 4. </w:t>
      </w:r>
      <w:r>
        <w:rPr>
          <w:rFonts w:hint="eastAsia"/>
          <w:lang w:eastAsia="zh-CN"/>
        </w:rPr>
        <w:t xml:space="preserve"> </w:t>
      </w:r>
      <w:r>
        <w:rPr>
          <w:rFonts w:hint="eastAsia"/>
        </w:rPr>
        <w:t>柑桔缺镁症</w:t>
      </w:r>
      <w:r>
        <w:rPr>
          <w:rFonts w:hint="eastAsia"/>
          <w:lang w:eastAsia="zh-CN"/>
        </w:rPr>
        <w:t xml:space="preserve"> </w:t>
      </w:r>
      <w:r>
        <w:rPr>
          <w:rFonts w:hint="eastAsia"/>
        </w:rPr>
        <w:t xml:space="preserve">：典型症状发生在老叶上，沿主脉出现不规则黄斑，黄斑扩大，最后只剩叶尖和叶基仍绿色，叶基部的绿色区呈“∧”形。 5. </w:t>
      </w:r>
      <w:r>
        <w:rPr>
          <w:rFonts w:hint="eastAsia"/>
          <w:lang w:eastAsia="zh-CN"/>
        </w:rPr>
        <w:t xml:space="preserve"> </w:t>
      </w:r>
      <w:r>
        <w:rPr>
          <w:rFonts w:hint="eastAsia"/>
        </w:rPr>
        <w:t>柑桔缺硼症</w:t>
      </w:r>
      <w:r>
        <w:rPr>
          <w:rFonts w:hint="eastAsia"/>
          <w:lang w:eastAsia="zh-CN"/>
        </w:rPr>
        <w:t xml:space="preserve"> </w:t>
      </w:r>
      <w:r>
        <w:rPr>
          <w:rFonts w:hint="eastAsia"/>
        </w:rPr>
        <w:t xml:space="preserve">：新梢叶生长不正常，叶呈畸形，叶脉发黄增粗，爆脉。 6. </w:t>
      </w:r>
      <w:r>
        <w:rPr>
          <w:rFonts w:hint="eastAsia"/>
          <w:lang w:eastAsia="zh-CN"/>
        </w:rPr>
        <w:t xml:space="preserve"> </w:t>
      </w:r>
      <w:r>
        <w:rPr>
          <w:rFonts w:hint="eastAsia"/>
        </w:rPr>
        <w:t>柑桔缺铁症</w:t>
      </w:r>
      <w:r>
        <w:rPr>
          <w:rFonts w:hint="eastAsia"/>
          <w:lang w:eastAsia="zh-CN"/>
        </w:rPr>
        <w:t xml:space="preserve"> </w:t>
      </w:r>
      <w:r>
        <w:rPr>
          <w:rFonts w:hint="eastAsia"/>
        </w:rPr>
        <w:t xml:space="preserve">：新叶褪绿，表现为细而绿色的网纹状；严重缺铁时仅主脉绿色，其他部分为黄色或象牙色；成熟叶的绿色叶脉与浅绿/淡黄色的叶肉之间界限更加明显；叶片较小、变薄、提早脱落；严重缺铁导致顶枯，树形为扫帚形、开张；落花落果多，产量低；果实小，果皮光滑，酸高、糖低，风味差。 7. </w:t>
      </w:r>
      <w:r>
        <w:rPr>
          <w:rFonts w:hint="eastAsia"/>
          <w:lang w:eastAsia="zh-CN"/>
        </w:rPr>
        <w:t xml:space="preserve"> </w:t>
      </w:r>
      <w:r>
        <w:rPr>
          <w:rFonts w:hint="eastAsia"/>
        </w:rPr>
        <w:t>柑桔缺锌症</w:t>
      </w:r>
      <w:r>
        <w:rPr>
          <w:rFonts w:hint="eastAsia"/>
          <w:lang w:eastAsia="zh-CN"/>
        </w:rPr>
        <w:t xml:space="preserve"> </w:t>
      </w:r>
      <w:r>
        <w:rPr>
          <w:rFonts w:hint="eastAsia"/>
        </w:rPr>
        <w:t xml:space="preserve">：叶片有不规则的失绿斑点（称为“斑驳”叶）；叶脉间的叶肉先褪绿，主脉、侧脉及其附近叶肉仍为正常的绿色，严重时仅主、侧脉为绿色，其他部分黄色或奶油色；有些叶片褪绿区可出现绿色的小点或花叶；叶小、狭长，着生更直立，节间缩短，叶丛生状；枝梢细弱，小枝枯死；果实小、色淡，果肉木质化、枯水，淡而无味，酸和维生素C含量减少。  （二）施肥原则 1. 满足生长结果需要，看树施肥。 2. 平衡施肥，缺啥施啥、不缺不施。 3. 酸性土壤不宜用强酸性肥料。 4. 多施有机肥，合理施用化肥。 5. 适度施用叶面肥。 6. 结合叶片营养诊断施肥。  （三）施肥方法 1. 氮肥（尿素）撒施，在中雨前或大雨后土壤湿润时，撒在树冠滴水线附近0 - 10CM处，用土覆盖。需注意氮磷钾复合肥不能撒施。 2. 钾肥浅沟施，深度为10 - 15公分。 3. 磷肥与有机肥深沟施肥，以树干为中心在树冠滴水线外侧挖环状沟或条沟，深度30 - 40CM。开沟时将表土与下层的生土分别放在沟两边，施肥时将肥料与表土拌均施入沟内，然后用下层的生土覆盖。酸性土壤用钙镁磷肥，中性土壤和碱性土壤用过磷酸钙，磷矿粉适宜施在酸性土壤上，3 - 5年施一次。 4. 叶面喷施作为补充。 5. 提倡水溶肥灌根（肥水药一体化）。  （四）施肥时间和施肥量 1. </w:t>
      </w:r>
      <w:r>
        <w:rPr>
          <w:rFonts w:hint="eastAsia"/>
          <w:lang w:eastAsia="zh-CN"/>
        </w:rPr>
        <w:t xml:space="preserve"> </w:t>
      </w:r>
      <w:r>
        <w:rPr>
          <w:rFonts w:hint="eastAsia"/>
        </w:rPr>
        <w:t>1 - 3年幼树施肥</w:t>
      </w:r>
      <w:r>
        <w:rPr>
          <w:rFonts w:hint="eastAsia"/>
          <w:lang w:eastAsia="zh-CN"/>
        </w:rPr>
        <w:t xml:space="preserve"> </w:t>
      </w:r>
      <w:r>
        <w:rPr>
          <w:rFonts w:hint="eastAsia"/>
        </w:rPr>
        <w:t xml:space="preserve">：2 - 8月每月撒施尿素以扩大树冠。幼树靠春梢、早夏梢、夏梢和秋梢扩大树冠，每次梢萌芽前和萌芽后都施一次，根据树体大小调整施肥量。幼树氮、磷、钾比例为1：（0.3 - 0.5）：（0.6 - 0.8）。1 - 3年生幼树年施纯氮100 - 300克，逐年增加。春梢、早夏梢、夏梢、秋梢分别占全年施肥量的30%、20%、30%和20%。氮、钾肥宜溶解在腐熟稀粪尿水或灌溉水中，浇在树冠滴水线下。早秋梢萌芽前1个月左右重施1次腐熟的有机肥加过磷酸钙或钙镁磷肥，采用20 - 40CM深沟施。9月后不再施速效肥，以免促发晚秋梢。 2. </w:t>
      </w:r>
      <w:r>
        <w:rPr>
          <w:rFonts w:hint="eastAsia"/>
          <w:lang w:eastAsia="zh-CN"/>
        </w:rPr>
        <w:t xml:space="preserve"> </w:t>
      </w:r>
      <w:r>
        <w:rPr>
          <w:rFonts w:hint="eastAsia"/>
        </w:rPr>
        <w:t>结果树施肥</w:t>
      </w:r>
      <w:r>
        <w:rPr>
          <w:rFonts w:hint="eastAsia"/>
          <w:lang w:eastAsia="zh-CN"/>
        </w:rPr>
        <w:t xml:space="preserve"> </w:t>
      </w:r>
      <w:r>
        <w:rPr>
          <w:rFonts w:hint="eastAsia"/>
        </w:rPr>
        <w:t xml:space="preserve">：结果树施肥，氮、磷、钾比例为1：（0.4 - 0.6）：（0.7 - 1）。初结果树，施肥量以产果100KG计算，年施纯氮1.2 - 1.5KG（兼顾扩大树冠与结果）；盛果期成年树，产果100KG，年施纯氮0.8 - 1.2KG。结果树施好四次肥（看树施肥）： - </w:t>
      </w:r>
      <w:r>
        <w:rPr>
          <w:rFonts w:hint="eastAsia"/>
          <w:lang w:eastAsia="zh-CN"/>
        </w:rPr>
        <w:t xml:space="preserve"> </w:t>
      </w:r>
      <w:r>
        <w:rPr>
          <w:rFonts w:hint="eastAsia"/>
        </w:rPr>
        <w:t>萌芽促花肥</w:t>
      </w:r>
      <w:r>
        <w:rPr>
          <w:rFonts w:hint="eastAsia"/>
          <w:lang w:eastAsia="zh-CN"/>
        </w:rPr>
        <w:t xml:space="preserve"> </w:t>
      </w:r>
      <w:r>
        <w:rPr>
          <w:rFonts w:hint="eastAsia"/>
        </w:rPr>
        <w:t xml:space="preserve">：先促花后促梢，占全年总量的5%，以速效肥为主。萌芽前，以喷施0.1 - 0.2%磷酸二氢钾、或硼砂促花为主，树弱的加0.2%尿素；树旺、叶色浓绿时，不用施氮。 - </w:t>
      </w:r>
      <w:r>
        <w:rPr>
          <w:rFonts w:hint="eastAsia"/>
          <w:lang w:eastAsia="zh-CN"/>
        </w:rPr>
        <w:t xml:space="preserve"> </w:t>
      </w:r>
      <w:r>
        <w:rPr>
          <w:rFonts w:hint="eastAsia"/>
        </w:rPr>
        <w:t>稳果肥（保花保果肥）</w:t>
      </w:r>
      <w:r>
        <w:rPr>
          <w:rFonts w:hint="eastAsia"/>
          <w:lang w:eastAsia="zh-CN"/>
        </w:rPr>
        <w:t xml:space="preserve"> </w:t>
      </w:r>
      <w:r>
        <w:rPr>
          <w:rFonts w:hint="eastAsia"/>
        </w:rPr>
        <w:t xml:space="preserve">：占全年总量的10%，不缺磷的园子以硫酸钾为主，氮为辅，在盛花期或花谢后施。 - </w:t>
      </w:r>
      <w:r>
        <w:rPr>
          <w:rFonts w:hint="eastAsia"/>
          <w:lang w:eastAsia="zh-CN"/>
        </w:rPr>
        <w:t xml:space="preserve"> </w:t>
      </w:r>
      <w:r>
        <w:rPr>
          <w:rFonts w:hint="eastAsia"/>
        </w:rPr>
        <w:t>壮果促梢肥</w:t>
      </w:r>
      <w:r>
        <w:rPr>
          <w:rFonts w:hint="eastAsia"/>
          <w:lang w:eastAsia="zh-CN"/>
        </w:rPr>
        <w:t xml:space="preserve"> </w:t>
      </w:r>
      <w:r>
        <w:rPr>
          <w:rFonts w:hint="eastAsia"/>
        </w:rPr>
        <w:t xml:space="preserve">：占全年总量的25%，以无机肥为主，有机肥为辅，在6 - 7月夏梢老熟后施。 - </w:t>
      </w:r>
      <w:r>
        <w:rPr>
          <w:rFonts w:hint="eastAsia"/>
          <w:lang w:eastAsia="zh-CN"/>
        </w:rPr>
        <w:t xml:space="preserve"> </w:t>
      </w:r>
      <w:r>
        <w:rPr>
          <w:rFonts w:hint="eastAsia"/>
        </w:rPr>
        <w:t>越冬肥（基肥、采果肥）</w:t>
      </w:r>
      <w:r>
        <w:rPr>
          <w:rFonts w:hint="eastAsia"/>
          <w:lang w:eastAsia="zh-CN"/>
        </w:rPr>
        <w:t xml:space="preserve"> </w:t>
      </w:r>
      <w:r>
        <w:rPr>
          <w:rFonts w:hint="eastAsia"/>
        </w:rPr>
        <w:t xml:space="preserve">：占全年60%，以有机肥为主，无机为辅。旺树要促进花芽分化，加施硼、锌肥，在采果前两周以前施。若不想施越冬肥，就要加大壮果肥的比例，并以有机肥为主，无机肥为辅。  （五）柑橘根外追肥常用的肥料种类及使用浓度 |肥料种类|喷施浓度(%)|肥料种类|喷施浓度(%)| |---|---|---|---| |尿素|0.30 - 0.50|硫酸镁|0.10 - 0.30| |复合肥|0.50|硫酸铜|0.01 - 0.02| |硫酸铵|0.20 - 0.30|硫酸锰|0.05 - 0.20| |过磷酸钙浸出液|0.50 - 1.0(过滤液)|硼酸|0.10 - 0.20| |磷酸二氢钾|0.20 - 0.30|硼砂|0.10 - 0.20| |草木灰浸液|1 - 3(过滤液)|钼酸铵|0.05 - 0.20| |硫酸钾|0.30 - 0.50|氧氯化铜|0.10| |柠檬酸铁|0.10 - 0.20|人尿|5 - 10(腐熟)| |硫酸锌|0.10 - 0.30|腐熟牛尿|5(沤制50天后)| |硫酸亚铁|0.10 - 0.30|氧化锰|0.1| |氧化锌|0.10 - 0.20| - | - | ## 三、灌水排水 1. 新梢萌动期对水需求量大，干旱时应及时灌水，采用穴灌方式，在施基肥的位置进行，忌浇灌。 2. 大树伏旱期每株灌水不少于30公斤，高温期的灌水时间宜在清晨或傍晚进行。 3. 夏秋季灌水时可结合施肥进行。 4. 早中熟品种采前7 - 10天要适当控水，促进花芽分化，提高果实含糖量，增强果实耐贮性。 5. 晚熟柑橘园如果遇春旱，应灌水，增加树体水分提高果实含水量，减轻枯水发生，10 - 15天一次，每次约50公斤，直到采果前10天结束。 6. 柑橘根系怕积水，需要地下水位在1m以下，平地果园要深挖排水沟，否则梅雨季节容易引起积水，导致根系腐烂。 ## 四、整形修剪  （一）意义 整形修剪是实现柑橘高品质栽培最有效的措施。能促使树体形成丰产树冠，实现通风透光，保持树体健壮，调控生产大小年，生产优质果、精品果，减少病虫危害。  （二）原则 因树修剪，随枝作形，平衡树势，控制竞争枝，利于辅助枝。  （三）主要技术措施 1. </w:t>
      </w:r>
      <w:r>
        <w:rPr>
          <w:rFonts w:hint="eastAsia"/>
          <w:lang w:eastAsia="zh-CN"/>
        </w:rPr>
        <w:t xml:space="preserve"> </w:t>
      </w:r>
      <w:r>
        <w:rPr>
          <w:rFonts w:hint="eastAsia"/>
        </w:rPr>
        <w:t>抹芽</w:t>
      </w:r>
      <w:r>
        <w:rPr>
          <w:rFonts w:hint="eastAsia"/>
          <w:lang w:eastAsia="zh-CN"/>
        </w:rPr>
        <w:t xml:space="preserve"> </w:t>
      </w:r>
      <w:r>
        <w:rPr>
          <w:rFonts w:hint="eastAsia"/>
        </w:rPr>
        <w:t xml:space="preserve">：每次放秋梢前，对先发的零星芽，在芽长1 - 3cm时，抹除1 - 2次；对顶芽进行抹芽1 - 2次，可去除顶端优势，让下部芽先抽发，使植株新芽整齐。 2. </w:t>
      </w:r>
      <w:r>
        <w:rPr>
          <w:rFonts w:hint="eastAsia"/>
          <w:lang w:eastAsia="zh-CN"/>
        </w:rPr>
        <w:t xml:space="preserve"> </w:t>
      </w:r>
      <w:r>
        <w:rPr>
          <w:rFonts w:hint="eastAsia"/>
        </w:rPr>
        <w:t>摘心</w:t>
      </w:r>
      <w:r>
        <w:rPr>
          <w:rFonts w:hint="eastAsia"/>
          <w:lang w:eastAsia="zh-CN"/>
        </w:rPr>
        <w:t xml:space="preserve"> </w:t>
      </w:r>
      <w:r>
        <w:rPr>
          <w:rFonts w:hint="eastAsia"/>
        </w:rPr>
        <w:t xml:space="preserve">：幼树在新梢停止生长前，按整形要求的长度，摘除新梢先端部分，并保留需要的长度，留叶8 - 12片（橙、柚类可以多留），促使加快老熟，组织充实。但结果前一年秋梢不摘心，有利形成优良结果母枝。 3. </w:t>
      </w:r>
      <w:r>
        <w:rPr>
          <w:rFonts w:hint="eastAsia"/>
          <w:lang w:eastAsia="zh-CN"/>
        </w:rPr>
        <w:t xml:space="preserve"> </w:t>
      </w:r>
      <w:r>
        <w:rPr>
          <w:rFonts w:hint="eastAsia"/>
        </w:rPr>
        <w:t>拉枝</w:t>
      </w:r>
      <w:r>
        <w:rPr>
          <w:rFonts w:hint="eastAsia"/>
          <w:lang w:eastAsia="zh-CN"/>
        </w:rPr>
        <w:t xml:space="preserve"> </w:t>
      </w:r>
      <w:r>
        <w:rPr>
          <w:rFonts w:hint="eastAsia"/>
        </w:rPr>
        <w:t xml:space="preserve">：幼树整形期，采用绳索牵引拉枝，竹竿、木杆支撑和石块等重物吊枝的方法，将植株主枝、侧枝改变生长方向和长势，以适应整形对方位角和大枝夹角的要求，调节骨干枝的分布和长势，是培育主枝、侧枝等骨干枝常用的有效方法。 4. </w:t>
      </w:r>
      <w:r>
        <w:rPr>
          <w:rFonts w:hint="eastAsia"/>
          <w:lang w:eastAsia="zh-CN"/>
        </w:rPr>
        <w:t xml:space="preserve"> </w:t>
      </w:r>
      <w:r>
        <w:rPr>
          <w:rFonts w:hint="eastAsia"/>
        </w:rPr>
        <w:t>短截</w:t>
      </w:r>
      <w:r>
        <w:rPr>
          <w:rFonts w:hint="eastAsia"/>
          <w:lang w:eastAsia="zh-CN"/>
        </w:rPr>
        <w:t xml:space="preserve"> </w:t>
      </w:r>
      <w:r>
        <w:rPr>
          <w:rFonts w:hint="eastAsia"/>
        </w:rPr>
        <w:t xml:space="preserve">：将1年生枝条剪去一部分，保留基部一段的修剪方式。 5. </w:t>
      </w:r>
      <w:r>
        <w:rPr>
          <w:rFonts w:hint="eastAsia"/>
          <w:lang w:eastAsia="zh-CN"/>
        </w:rPr>
        <w:t xml:space="preserve"> </w:t>
      </w:r>
      <w:r>
        <w:rPr>
          <w:rFonts w:hint="eastAsia"/>
        </w:rPr>
        <w:t>疏剪</w:t>
      </w:r>
      <w:r>
        <w:rPr>
          <w:rFonts w:hint="eastAsia"/>
          <w:lang w:eastAsia="zh-CN"/>
        </w:rPr>
        <w:t xml:space="preserve"> </w:t>
      </w:r>
      <w:r>
        <w:rPr>
          <w:rFonts w:hint="eastAsia"/>
        </w:rPr>
        <w:t xml:space="preserve">：对1 - 2年生的枝条从基部全部剪除。随着树冠不断扩大，绿叶层增厚，树冠中下部主干、主枝上生长的辅养小枝要逐步疏除（3抽1，5抽2）。  （四）不同树龄修剪要点 1. </w:t>
      </w:r>
      <w:r>
        <w:rPr>
          <w:rFonts w:hint="eastAsia"/>
          <w:lang w:eastAsia="zh-CN"/>
        </w:rPr>
        <w:t xml:space="preserve"> </w:t>
      </w:r>
      <w:r>
        <w:rPr>
          <w:rFonts w:hint="eastAsia"/>
        </w:rPr>
        <w:t>幼树修剪</w:t>
      </w:r>
      <w:r>
        <w:rPr>
          <w:rFonts w:hint="eastAsia"/>
          <w:lang w:eastAsia="zh-CN"/>
        </w:rPr>
        <w:t xml:space="preserve"> </w:t>
      </w:r>
      <w:r>
        <w:rPr>
          <w:rFonts w:hint="eastAsia"/>
        </w:rPr>
        <w:t xml:space="preserve">：幼树的修剪以定型、定干为主，使其尽快进入投产期，修剪时间以生长期为主，能不动刀就不动刀。主要采用短截延长枝、夏秋梢摘心，疏除花蕾和病虫枝、少量密弱枝。幼树定杆40CM左右，以自然开心形为例，一般选留3个主枝，在主干以上10 - 15cm为整形带内选留第1主枝，主枝与主干开张角度以40 - 50度为宜，以后在1 - 3年内完成第2 - 5主枝的选留，各主枝应选在不同的方位，利于采光。第2主枝与第1主枝间距25 - 40cm，第3主枝与第2主枝保持15 - 30cm间距。每条主枝上配置均匀的副主枝2 - 4条，在主枝上选留第一副主枝时，要距中心干30 - 40 cm，在1 - 3年内完成第2至第3副主枝的配置。 2. </w:t>
      </w:r>
      <w:r>
        <w:rPr>
          <w:rFonts w:hint="eastAsia"/>
          <w:lang w:eastAsia="zh-CN"/>
        </w:rPr>
        <w:t xml:space="preserve"> </w:t>
      </w:r>
      <w:r>
        <w:rPr>
          <w:rFonts w:hint="eastAsia"/>
        </w:rPr>
        <w:t>结果树的修剪</w:t>
      </w:r>
      <w:r>
        <w:rPr>
          <w:rFonts w:hint="eastAsia"/>
          <w:lang w:eastAsia="zh-CN"/>
        </w:rPr>
        <w:t xml:space="preserve"> </w:t>
      </w:r>
      <w:r>
        <w:rPr>
          <w:rFonts w:hint="eastAsia"/>
        </w:rPr>
        <w:t xml:space="preserve">：柑橘结果树的修剪是为了增强树体的通风透光，调节生长和结果的关系，平衡树势，培养内膛枝和更新衰老枝序。初结果树和盛果期树以轻剪为主，适量重剪为辅，一般采用疏剪密生瘦弱枝、交叉重叠枝、病虫枝、干枯枝，回缩或剪除结果枝，剪除背上直立枝和拖地枝。对盛果期树冠上部生长旺，出现上强下弱，顶部枝梢密生，内膛郁蔽枯枝、空虚无果的单株，则适量疏大枝“开天窗”打开光路，改善树冠内膛通风透光性能，促进内膛抽稍挂果。树强剪强枝以缓和树势，树弱剪弱枝以促进生长。衰老树或树势弱树修剪宜稍重剪，以促发新梢或更新树冠。通常对树势弱或“小老树”采取短剪1年生枝梢的一部分，刺激剪口下的芽萌发抽生健壮的新梢；对结果后期衰老树采用回缩剪除多年生枝或骨干枝，刺激抽生健壮的新梢，从而更新树冠。  （五）修剪时期 1. 以冬季采果1 - 2周（树势恢复）后至春季萌芽前修剪为主。 2. 夏季主要是抹芽控制夏梢，促进早秋梢抽发整齐（柑橘的秋梢是良好的结果母枝）。对内堂夏梢徒长枝，有利用价值的，根据空间在3 - 4片叶处摘心或短截，促发秋梢，注意芽口方向。  五、花果管理 # （一）促花 对于当年结果少的旺树，在施基肥（或越冬肥）时加施硼、锌肥，可促进花芽分化。在花分化期前（结果母枝—秋梢叶片全部转绿但未硬化时），可喷1000毫克/升的矮壮素或者比久溶液，每3天喷一次，喷1 - 3次。春季萌芽前，以喷施0.1 - 0.2%磷酸二氢钾、或硼砂促花。另外，谢花期如遇连绵雨，需摇花，防止花瓣灰霉病伤害果实。 # （二）保果 1. </w:t>
      </w:r>
      <w:r>
        <w:rPr>
          <w:rFonts w:hint="eastAsia"/>
          <w:lang w:eastAsia="zh-CN"/>
        </w:rPr>
        <w:t xml:space="preserve"> </w:t>
      </w:r>
      <w:r>
        <w:rPr>
          <w:rFonts w:hint="eastAsia"/>
        </w:rPr>
        <w:t>原则</w:t>
      </w:r>
      <w:r>
        <w:rPr>
          <w:rFonts w:hint="eastAsia"/>
          <w:lang w:eastAsia="zh-CN"/>
        </w:rPr>
        <w:t xml:space="preserve"> </w:t>
      </w:r>
      <w:r>
        <w:rPr>
          <w:rFonts w:hint="eastAsia"/>
        </w:rPr>
        <w:t xml:space="preserve">：先保果后疏果。 2. </w:t>
      </w:r>
      <w:r>
        <w:rPr>
          <w:rFonts w:hint="eastAsia"/>
          <w:lang w:eastAsia="zh-CN"/>
        </w:rPr>
        <w:t xml:space="preserve"> </w:t>
      </w:r>
      <w:r>
        <w:rPr>
          <w:rFonts w:hint="eastAsia"/>
        </w:rPr>
        <w:t>措施</w:t>
      </w:r>
      <w:r>
        <w:rPr>
          <w:rFonts w:hint="eastAsia"/>
          <w:lang w:eastAsia="zh-CN"/>
        </w:rPr>
        <w:t xml:space="preserve"> </w:t>
      </w:r>
      <w:r>
        <w:rPr>
          <w:rFonts w:hint="eastAsia"/>
        </w:rPr>
        <w:t xml:space="preserve">： - </w:t>
      </w:r>
      <w:r>
        <w:rPr>
          <w:rFonts w:hint="eastAsia"/>
          <w:lang w:eastAsia="zh-CN"/>
        </w:rPr>
        <w:t xml:space="preserve"> </w:t>
      </w:r>
      <w:r>
        <w:rPr>
          <w:rFonts w:hint="eastAsia"/>
        </w:rPr>
        <w:t>营养保果</w:t>
      </w:r>
      <w:r>
        <w:rPr>
          <w:rFonts w:hint="eastAsia"/>
          <w:lang w:eastAsia="zh-CN"/>
        </w:rPr>
        <w:t xml:space="preserve"> </w:t>
      </w:r>
      <w:r>
        <w:rPr>
          <w:rFonts w:hint="eastAsia"/>
        </w:rPr>
        <w:t xml:space="preserve">：根据树势补施一次复合肥。结合防病治虫打药加施叶面肥，谢花前后喷施0.3%的硫酸钾、0.2%的硫酸锌、0.1%的硫酸镁、0.1 - 0.2%硼砂（或硼酸），2 - 4次，以补充树体营养。可根据树体营养状况单独补施或混合补施，同时注意控氮，可结合春季病虫防治一起进行。 - </w:t>
      </w:r>
      <w:r>
        <w:rPr>
          <w:rFonts w:hint="eastAsia"/>
          <w:lang w:eastAsia="zh-CN"/>
        </w:rPr>
        <w:t xml:space="preserve"> </w:t>
      </w:r>
      <w:r>
        <w:rPr>
          <w:rFonts w:hint="eastAsia"/>
        </w:rPr>
        <w:t>激素保果</w:t>
      </w:r>
      <w:r>
        <w:rPr>
          <w:rFonts w:hint="eastAsia"/>
          <w:lang w:eastAsia="zh-CN"/>
        </w:rPr>
        <w:t xml:space="preserve"> </w:t>
      </w:r>
      <w:r>
        <w:rPr>
          <w:rFonts w:hint="eastAsia"/>
        </w:rPr>
        <w:t xml:space="preserve">：在花谢80%时，选用赤霉素（九二○）1克，须用1 - 2两酒精或原酒充分溶解后再兑水50 - 60斤喷施；或使用细胞分裂素加赤霉素（BA + GA），每支10毫升兑水30 - 40斤，针对花量多的枝序实行点喷（不能满树喷） 。花谢后15天左右再喷施一次，注意浓度不能过高，否则会导致粗皮大果。施用时宜在晴天上午10点前或下午4点后进行。晚熟柑橘冬季进行3次保果，主要用2.4 - D 。 - </w:t>
      </w:r>
      <w:r>
        <w:rPr>
          <w:rFonts w:hint="eastAsia"/>
          <w:lang w:eastAsia="zh-CN"/>
        </w:rPr>
        <w:t xml:space="preserve"> </w:t>
      </w:r>
      <w:r>
        <w:rPr>
          <w:rFonts w:hint="eastAsia"/>
        </w:rPr>
        <w:t>农业措施保果</w:t>
      </w:r>
      <w:r>
        <w:rPr>
          <w:rFonts w:hint="eastAsia"/>
          <w:lang w:eastAsia="zh-CN"/>
        </w:rPr>
        <w:t xml:space="preserve"> </w:t>
      </w:r>
      <w:r>
        <w:rPr>
          <w:rFonts w:hint="eastAsia"/>
        </w:rPr>
        <w:t xml:space="preserve">： - </w:t>
      </w:r>
      <w:r>
        <w:rPr>
          <w:rFonts w:hint="eastAsia"/>
          <w:lang w:eastAsia="zh-CN"/>
        </w:rPr>
        <w:t xml:space="preserve"> </w:t>
      </w:r>
      <w:r>
        <w:rPr>
          <w:rFonts w:hint="eastAsia"/>
        </w:rPr>
        <w:t>环割</w:t>
      </w:r>
      <w:r>
        <w:rPr>
          <w:rFonts w:hint="eastAsia"/>
          <w:lang w:eastAsia="zh-CN"/>
        </w:rPr>
        <w:t xml:space="preserve"> </w:t>
      </w:r>
      <w:r>
        <w:rPr>
          <w:rFonts w:hint="eastAsia"/>
        </w:rPr>
        <w:t xml:space="preserve">：对树势强旺、花果量少的柑橘树，在蕾期和开花期进行环割。选择晴天10点过后，对直立主枝旺枝环割1 - 2圈，深达木质部，后用薄膜包扎，防止感菌。 - </w:t>
      </w:r>
      <w:r>
        <w:rPr>
          <w:rFonts w:hint="eastAsia"/>
          <w:lang w:eastAsia="zh-CN"/>
        </w:rPr>
        <w:t xml:space="preserve"> </w:t>
      </w:r>
      <w:r>
        <w:rPr>
          <w:rFonts w:hint="eastAsia"/>
        </w:rPr>
        <w:t>整形修剪</w:t>
      </w:r>
      <w:r>
        <w:rPr>
          <w:rFonts w:hint="eastAsia"/>
          <w:lang w:eastAsia="zh-CN"/>
        </w:rPr>
        <w:t xml:space="preserve"> </w:t>
      </w:r>
      <w:r>
        <w:rPr>
          <w:rFonts w:hint="eastAsia"/>
        </w:rPr>
        <w:t xml:space="preserve">：疏除旺长枝，平衡树势；剪除拖地枝、交叉枝和树冠顶部过高枝干，打通光路，改善通风透光条件，提高坐果保果率；抹控早夏梢和夏梢（或喷多效唑抑制早夏梢和夏梢生长）。 - </w:t>
      </w:r>
      <w:r>
        <w:rPr>
          <w:rFonts w:hint="eastAsia"/>
          <w:lang w:eastAsia="zh-CN"/>
        </w:rPr>
        <w:t xml:space="preserve"> </w:t>
      </w:r>
      <w:r>
        <w:rPr>
          <w:rFonts w:hint="eastAsia"/>
        </w:rPr>
        <w:t>及时排灌</w:t>
      </w:r>
      <w:r>
        <w:rPr>
          <w:rFonts w:hint="eastAsia"/>
          <w:lang w:eastAsia="zh-CN"/>
        </w:rPr>
        <w:t xml:space="preserve"> </w:t>
      </w:r>
      <w:r>
        <w:rPr>
          <w:rFonts w:hint="eastAsia"/>
        </w:rPr>
        <w:t xml:space="preserve">：防止春旱、伏旱、连阴雨涨水和花期异常高温危害。 - </w:t>
      </w:r>
      <w:r>
        <w:rPr>
          <w:rFonts w:hint="eastAsia"/>
          <w:lang w:eastAsia="zh-CN"/>
        </w:rPr>
        <w:t xml:space="preserve"> </w:t>
      </w:r>
      <w:r>
        <w:rPr>
          <w:rFonts w:hint="eastAsia"/>
        </w:rPr>
        <w:t>病虫害防控</w:t>
      </w:r>
      <w:r>
        <w:rPr>
          <w:rFonts w:hint="eastAsia"/>
          <w:lang w:eastAsia="zh-CN"/>
        </w:rPr>
        <w:t xml:space="preserve"> </w:t>
      </w:r>
      <w:r>
        <w:rPr>
          <w:rFonts w:hint="eastAsia"/>
        </w:rPr>
        <w:t xml:space="preserve">：减少因病虫害引起的落花落果。 # （三）疏果 通过春季修剪可疏除一些花枝、果枝。精细疏果时，早熟品种在7月下旬，中、晚熟品种在8月，当果实横径4cm左右，对结果多树势不太旺的树，疏除过大过小果、伤残果、畸形果、病虫害果、太阳果（朝天果），提高商品果率。 # （四）晚熟柑橘防枯防落防冻 1. </w:t>
      </w:r>
      <w:r>
        <w:rPr>
          <w:rFonts w:hint="eastAsia"/>
          <w:lang w:eastAsia="zh-CN"/>
        </w:rPr>
        <w:t xml:space="preserve"> </w:t>
      </w:r>
      <w:r>
        <w:rPr>
          <w:rFonts w:hint="eastAsia"/>
        </w:rPr>
        <w:t>防枯水</w:t>
      </w:r>
      <w:r>
        <w:rPr>
          <w:rFonts w:hint="eastAsia"/>
          <w:lang w:eastAsia="zh-CN"/>
        </w:rPr>
        <w:t xml:space="preserve"> </w:t>
      </w:r>
      <w:r>
        <w:rPr>
          <w:rFonts w:hint="eastAsia"/>
        </w:rPr>
        <w:t xml:space="preserve">：果实萎蔫失水，可通过灌溉解除；果实粒化型枯水，可通过叶面喷锌解除，全年用0.2%硫酸锌2 - 3次，可降低枯水率。 2. </w:t>
      </w:r>
      <w:r>
        <w:rPr>
          <w:rFonts w:hint="eastAsia"/>
          <w:lang w:eastAsia="zh-CN"/>
        </w:rPr>
        <w:t xml:space="preserve"> </w:t>
      </w:r>
      <w:r>
        <w:rPr>
          <w:rFonts w:hint="eastAsia"/>
        </w:rPr>
        <w:t>保果方法</w:t>
      </w:r>
      <w:r>
        <w:rPr>
          <w:rFonts w:hint="eastAsia"/>
          <w:lang w:eastAsia="zh-CN"/>
        </w:rPr>
        <w:t xml:space="preserve"> </w:t>
      </w:r>
      <w:r>
        <w:rPr>
          <w:rFonts w:hint="eastAsia"/>
        </w:rPr>
        <w:t xml:space="preserve">：10月底 - 11月初喷第1次保果剂，药剂为5ppm2,4 - D +咪酰胺2000倍 + 600倍安泰生；11月底或12月初喷第2次保果剂，药剂为10 - 20ppm2,4 - D；12月底 - 1月上中旬喷第3次保果剂，药剂为20 - 30ppm2,4 - D +咪酰胺2000倍 + 600倍安泰生。 3. </w:t>
      </w:r>
      <w:r>
        <w:rPr>
          <w:rFonts w:hint="eastAsia"/>
          <w:lang w:eastAsia="zh-CN"/>
        </w:rPr>
        <w:t xml:space="preserve"> </w:t>
      </w:r>
      <w:r>
        <w:rPr>
          <w:rFonts w:hint="eastAsia"/>
        </w:rPr>
        <w:t>防冻方法</w:t>
      </w:r>
      <w:r>
        <w:rPr>
          <w:rFonts w:hint="eastAsia"/>
          <w:lang w:eastAsia="zh-CN"/>
        </w:rPr>
        <w:t xml:space="preserve"> </w:t>
      </w:r>
      <w:r>
        <w:rPr>
          <w:rFonts w:hint="eastAsia"/>
        </w:rPr>
        <w:t xml:space="preserve">： - </w:t>
      </w:r>
      <w:r>
        <w:rPr>
          <w:rFonts w:hint="eastAsia"/>
          <w:lang w:eastAsia="zh-CN"/>
        </w:rPr>
        <w:t xml:space="preserve"> </w:t>
      </w:r>
      <w:r>
        <w:rPr>
          <w:rFonts w:hint="eastAsia"/>
        </w:rPr>
        <w:t>干旱果园冻前灌水</w:t>
      </w:r>
      <w:r>
        <w:rPr>
          <w:rFonts w:hint="eastAsia"/>
          <w:lang w:eastAsia="zh-CN"/>
        </w:rPr>
        <w:t xml:space="preserve"> </w:t>
      </w:r>
      <w:r>
        <w:rPr>
          <w:rFonts w:hint="eastAsia"/>
        </w:rPr>
        <w:t xml:space="preserve">：在冻前对干旱果园进行灌水，可提高土壤和空气湿度，减轻冻害。 - </w:t>
      </w:r>
      <w:r>
        <w:rPr>
          <w:rFonts w:hint="eastAsia"/>
          <w:lang w:eastAsia="zh-CN"/>
        </w:rPr>
        <w:t xml:space="preserve"> </w:t>
      </w:r>
      <w:r>
        <w:rPr>
          <w:rFonts w:hint="eastAsia"/>
        </w:rPr>
        <w:t>枝干加固和敲冰摇雪</w:t>
      </w:r>
      <w:r>
        <w:rPr>
          <w:rFonts w:hint="eastAsia"/>
          <w:lang w:eastAsia="zh-CN"/>
        </w:rPr>
        <w:t xml:space="preserve"> </w:t>
      </w:r>
      <w:r>
        <w:rPr>
          <w:rFonts w:hint="eastAsia"/>
        </w:rPr>
        <w:t xml:space="preserve">：对枝干进行加固，防止被冰雪压断；及时敲冰摇雪，避免冰雪对枝干造成伤害。 - </w:t>
      </w:r>
      <w:r>
        <w:rPr>
          <w:rFonts w:hint="eastAsia"/>
          <w:lang w:eastAsia="zh-CN"/>
        </w:rPr>
        <w:t xml:space="preserve"> </w:t>
      </w:r>
      <w:r>
        <w:rPr>
          <w:rFonts w:hint="eastAsia"/>
        </w:rPr>
        <w:t>地面覆盖</w:t>
      </w:r>
      <w:r>
        <w:rPr>
          <w:rFonts w:hint="eastAsia"/>
          <w:lang w:eastAsia="zh-CN"/>
        </w:rPr>
        <w:t xml:space="preserve"> </w:t>
      </w:r>
      <w:r>
        <w:rPr>
          <w:rFonts w:hint="eastAsia"/>
        </w:rPr>
        <w:t xml:space="preserve">：用稻草、玉米杆等秸秆或杂草等盖在树盘上，厚度20厘米左右，覆盖范围为距树干10厘米至树冠滴水线外50厘米左右，可减少土壤热量散失，保持地温。 - </w:t>
      </w:r>
      <w:r>
        <w:rPr>
          <w:rFonts w:hint="eastAsia"/>
          <w:lang w:eastAsia="zh-CN"/>
        </w:rPr>
        <w:t xml:space="preserve"> </w:t>
      </w:r>
      <w:r>
        <w:rPr>
          <w:rFonts w:hint="eastAsia"/>
        </w:rPr>
        <w:t>树体保护</w:t>
      </w:r>
      <w:r>
        <w:rPr>
          <w:rFonts w:hint="eastAsia"/>
          <w:lang w:eastAsia="zh-CN"/>
        </w:rPr>
        <w:t xml:space="preserve"> </w:t>
      </w:r>
      <w:r>
        <w:rPr>
          <w:rFonts w:hint="eastAsia"/>
        </w:rPr>
        <w:t xml:space="preserve">： - </w:t>
      </w:r>
      <w:r>
        <w:rPr>
          <w:rFonts w:hint="eastAsia"/>
          <w:lang w:eastAsia="zh-CN"/>
        </w:rPr>
        <w:t xml:space="preserve"> </w:t>
      </w:r>
      <w:r>
        <w:rPr>
          <w:rFonts w:hint="eastAsia"/>
        </w:rPr>
        <w:t>幼树包裹保护</w:t>
      </w:r>
      <w:r>
        <w:rPr>
          <w:rFonts w:hint="eastAsia"/>
          <w:lang w:eastAsia="zh-CN"/>
        </w:rPr>
        <w:t xml:space="preserve"> </w:t>
      </w:r>
      <w:r>
        <w:rPr>
          <w:rFonts w:hint="eastAsia"/>
        </w:rPr>
        <w:t xml:space="preserve">：用草帘、防寒布等对幼树进行包裹，保护幼树免受冻害。 - </w:t>
      </w:r>
      <w:r>
        <w:rPr>
          <w:rFonts w:hint="eastAsia"/>
          <w:lang w:eastAsia="zh-CN"/>
        </w:rPr>
        <w:t xml:space="preserve"> </w:t>
      </w:r>
      <w:r>
        <w:rPr>
          <w:rFonts w:hint="eastAsia"/>
        </w:rPr>
        <w:t>塑料薄膜覆盖</w:t>
      </w:r>
      <w:r>
        <w:rPr>
          <w:rFonts w:hint="eastAsia"/>
          <w:lang w:eastAsia="zh-CN"/>
        </w:rPr>
        <w:t xml:space="preserve"> </w:t>
      </w:r>
      <w:r>
        <w:rPr>
          <w:rFonts w:hint="eastAsia"/>
        </w:rPr>
        <w:t xml:space="preserve">：对树冠进行塑料薄膜覆盖，可起到保温作用，但要注意通风，防止膜内温度过高灼伤枝叶。 - </w:t>
      </w:r>
      <w:r>
        <w:rPr>
          <w:rFonts w:hint="eastAsia"/>
          <w:lang w:eastAsia="zh-CN"/>
        </w:rPr>
        <w:t xml:space="preserve"> </w:t>
      </w:r>
      <w:r>
        <w:rPr>
          <w:rFonts w:hint="eastAsia"/>
        </w:rPr>
        <w:t>枝干包扎</w:t>
      </w:r>
      <w:r>
        <w:rPr>
          <w:rFonts w:hint="eastAsia"/>
          <w:lang w:eastAsia="zh-CN"/>
        </w:rPr>
        <w:t xml:space="preserve"> </w:t>
      </w:r>
      <w:r>
        <w:rPr>
          <w:rFonts w:hint="eastAsia"/>
        </w:rPr>
        <w:t xml:space="preserve">：用稻草、布条等对枝干进行包扎，保护枝干。 - </w:t>
      </w:r>
      <w:r>
        <w:rPr>
          <w:rFonts w:hint="eastAsia"/>
          <w:lang w:eastAsia="zh-CN"/>
        </w:rPr>
        <w:t xml:space="preserve"> </w:t>
      </w:r>
      <w:r>
        <w:rPr>
          <w:rFonts w:hint="eastAsia"/>
        </w:rPr>
        <w:t>树盘培土</w:t>
      </w:r>
      <w:r>
        <w:rPr>
          <w:rFonts w:hint="eastAsia"/>
          <w:lang w:eastAsia="zh-CN"/>
        </w:rPr>
        <w:t xml:space="preserve"> </w:t>
      </w:r>
      <w:r>
        <w:rPr>
          <w:rFonts w:hint="eastAsia"/>
        </w:rPr>
        <w:t xml:space="preserve">：在树盘周围培土，高度3 - 10公分，可保护根系，减少冻害。 - </w:t>
      </w:r>
      <w:r>
        <w:rPr>
          <w:rFonts w:hint="eastAsia"/>
          <w:lang w:eastAsia="zh-CN"/>
        </w:rPr>
        <w:t xml:space="preserve"> </w:t>
      </w:r>
      <w:r>
        <w:rPr>
          <w:rFonts w:hint="eastAsia"/>
        </w:rPr>
        <w:t>喷布蒸腾抑制剂</w:t>
      </w:r>
      <w:r>
        <w:rPr>
          <w:rFonts w:hint="eastAsia"/>
          <w:lang w:eastAsia="zh-CN"/>
        </w:rPr>
        <w:t xml:space="preserve"> </w:t>
      </w:r>
      <w:r>
        <w:rPr>
          <w:rFonts w:hint="eastAsia"/>
        </w:rPr>
        <w:t xml:space="preserve">：在树体表面喷布蒸腾抑制剂，减少树体水分蒸发，减轻冻害。 - </w:t>
      </w:r>
      <w:r>
        <w:rPr>
          <w:rFonts w:hint="eastAsia"/>
          <w:lang w:eastAsia="zh-CN"/>
        </w:rPr>
        <w:t xml:space="preserve"> </w:t>
      </w:r>
      <w:r>
        <w:rPr>
          <w:rFonts w:hint="eastAsia"/>
        </w:rPr>
        <w:t>熏烟防霜</w:t>
      </w:r>
      <w:r>
        <w:rPr>
          <w:rFonts w:hint="eastAsia"/>
          <w:lang w:eastAsia="zh-CN"/>
        </w:rPr>
        <w:t xml:space="preserve"> </w:t>
      </w:r>
      <w:r>
        <w:rPr>
          <w:rFonts w:hint="eastAsia"/>
        </w:rPr>
        <w:t xml:space="preserve">：在低温来临前，在果园内熏烟，可提高果园温度，减轻霜害。 - </w:t>
      </w:r>
      <w:r>
        <w:rPr>
          <w:rFonts w:hint="eastAsia"/>
          <w:lang w:eastAsia="zh-CN"/>
        </w:rPr>
        <w:t xml:space="preserve"> </w:t>
      </w:r>
      <w:r>
        <w:rPr>
          <w:rFonts w:hint="eastAsia"/>
        </w:rPr>
        <w:t>覆盖薄膜保护</w:t>
      </w:r>
      <w:r>
        <w:rPr>
          <w:rFonts w:hint="eastAsia"/>
          <w:lang w:eastAsia="zh-CN"/>
        </w:rPr>
        <w:t xml:space="preserve"> </w:t>
      </w:r>
      <w:r>
        <w:rPr>
          <w:rFonts w:hint="eastAsia"/>
        </w:rPr>
        <w:t xml:space="preserve">：对树冠覆盖薄膜，可有效防止冻害。  六、病虫防治 # （一）基本原则 1. 必须坚持“以预防为主、绿色防控”的原则，合理应用农业、生物物理和化学防治等综合措施，适时喷药，科学用药。 2. 杜绝滥施农药，要以少量的农药使用，达到最佳的防治效果。 3. 必须按照农药安全使用标准，安全用药。 4. 提倡使用生物农药和低毒、低残留无公害农药，禁止使用高毒、高残留和“三致”（致癌、致畸、致突变）农药，并根据果实采收期确定采收前最后1次使用农药的品种、时间和标准，保证果实农药残留低于国家规定的限量标准（GB/T18406.2—2001）。 # （二）防控措施 1. </w:t>
      </w:r>
      <w:r>
        <w:rPr>
          <w:rFonts w:hint="eastAsia"/>
          <w:lang w:eastAsia="zh-CN"/>
        </w:rPr>
        <w:t xml:space="preserve"> </w:t>
      </w:r>
      <w:r>
        <w:rPr>
          <w:rFonts w:hint="eastAsia"/>
        </w:rPr>
        <w:t>农业措施</w:t>
      </w:r>
      <w:r>
        <w:rPr>
          <w:rFonts w:hint="eastAsia"/>
          <w:lang w:eastAsia="zh-CN"/>
        </w:rPr>
        <w:t xml:space="preserve"> </w:t>
      </w:r>
      <w:r>
        <w:rPr>
          <w:rFonts w:hint="eastAsia"/>
        </w:rPr>
        <w:t xml:space="preserve">：加强土、肥、水管理，合理修剪，通风透光，增强树势，减少柑橘病虫害。雨天不要耕作，农用工具消毒，防止溃疡病传播。 2. </w:t>
      </w:r>
      <w:r>
        <w:rPr>
          <w:rFonts w:hint="eastAsia"/>
          <w:lang w:eastAsia="zh-CN"/>
        </w:rPr>
        <w:t xml:space="preserve"> </w:t>
      </w:r>
      <w:r>
        <w:rPr>
          <w:rFonts w:hint="eastAsia"/>
        </w:rPr>
        <w:t>冬季清园</w:t>
      </w:r>
      <w:r>
        <w:rPr>
          <w:rFonts w:hint="eastAsia"/>
          <w:lang w:eastAsia="zh-CN"/>
        </w:rPr>
        <w:t xml:space="preserve"> </w:t>
      </w:r>
      <w:r>
        <w:rPr>
          <w:rFonts w:hint="eastAsia"/>
        </w:rPr>
        <w:t xml:space="preserve">：非常关键，可减少来年病虫害。12月 - 1月清园，剪除枯枝、病枝，适当短剪徒长衰弱枝，铲除杂草，扫净落叶、烂果，然后用45%晶体石硫合剂，每包兑水60 - 80斤，或机油乳剂 + 炔螨特（热水溶解），喷洒全园。喷药时应注意整树喷雾均匀、彻底，树冠内外、主干、主枝、骨干枝、各级分枝，都要喷雾到位，消灭越冬病原基数及栖息的成虫、幼虫和虫卵。 3. </w:t>
      </w:r>
      <w:r>
        <w:rPr>
          <w:rFonts w:hint="eastAsia"/>
          <w:lang w:eastAsia="zh-CN"/>
        </w:rPr>
        <w:t xml:space="preserve"> </w:t>
      </w:r>
      <w:r>
        <w:rPr>
          <w:rFonts w:hint="eastAsia"/>
        </w:rPr>
        <w:t>生物物理防控</w:t>
      </w:r>
      <w:r>
        <w:rPr>
          <w:rFonts w:hint="eastAsia"/>
          <w:lang w:eastAsia="zh-CN"/>
        </w:rPr>
        <w:t xml:space="preserve"> </w:t>
      </w:r>
      <w:r>
        <w:rPr>
          <w:rFonts w:hint="eastAsia"/>
        </w:rPr>
        <w:t xml:space="preserve">：利用太阳能杀虫灯、粘虫板带、诱杀罐、天敌（捕食螨）、树干涂白、矿质农药（控丰补缺）等进行防控。 4. </w:t>
      </w:r>
      <w:r>
        <w:rPr>
          <w:rFonts w:hint="eastAsia"/>
          <w:lang w:eastAsia="zh-CN"/>
        </w:rPr>
        <w:t xml:space="preserve"> </w:t>
      </w:r>
      <w:r>
        <w:rPr>
          <w:rFonts w:hint="eastAsia"/>
        </w:rPr>
        <w:t>化学防治</w:t>
      </w:r>
      <w:r>
        <w:rPr>
          <w:rFonts w:hint="eastAsia"/>
          <w:lang w:eastAsia="zh-CN"/>
        </w:rPr>
        <w:t xml:space="preserve"> </w:t>
      </w:r>
      <w:r>
        <w:rPr>
          <w:rFonts w:hint="eastAsia"/>
        </w:rPr>
        <w:t xml:space="preserve">：当病虫发生数量和柑橘树遭受危害程度达到防治指标时，可选择性使用高效、低毒、低残留的化学农药防治，化学农药使用应符合《农药合理使用准则》（GB/T8321.1 - 8321.10）。 # （三）主要病害及防治 1. </w:t>
      </w:r>
      <w:r>
        <w:rPr>
          <w:rFonts w:hint="eastAsia"/>
          <w:lang w:eastAsia="zh-CN"/>
        </w:rPr>
        <w:t xml:space="preserve"> </w:t>
      </w:r>
      <w:r>
        <w:rPr>
          <w:rFonts w:hint="eastAsia"/>
        </w:rPr>
        <w:t>疮痂病</w:t>
      </w:r>
      <w:r>
        <w:rPr>
          <w:rFonts w:hint="eastAsia"/>
          <w:lang w:eastAsia="zh-CN"/>
        </w:rPr>
        <w:t xml:space="preserve"> </w:t>
      </w:r>
      <w:r>
        <w:rPr>
          <w:rFonts w:hint="eastAsia"/>
        </w:rPr>
        <w:t xml:space="preserve">：主要为害嫩叶、幼果和新梢等幼嫩器官。叶片受害初期产生油渍状黄褐色圆形小斑点，逐渐扩大，颜色变为蜡黄色，后期病斑木栓化并隆起，多向叶背凸出，叶面凹陷，成圆锥形的灰褐色疮痂斑；早期受害严重的新梢叶片常枯焦脱落，天气潮湿时病斑表面长出灰褐色粉状物；有时很多病斑集合在一起，使叶片扭曲畸形。果实花落后即可发病，初为褐色小斑，后扩大为黄褐色、木栓化的突起，引起早期落果，幼果受害表面粗糙、果小、皮厚，味酸或畸形。防治重点是保护嫩叶、嫩梢、花和幼果免受浸染。农业防治措施包括新建园选用无病苗木，对来自病区的苗木和接穗消毒，冬季清园，加强肥水管理。喷药保护与防治的适期为春芽萌动，芽长1 - 2mm和谢花2/3时，可选用1:1:100 - 150波尔多液等多种药剂 。 2. </w:t>
      </w:r>
      <w:r>
        <w:rPr>
          <w:rFonts w:hint="eastAsia"/>
          <w:lang w:eastAsia="zh-CN"/>
        </w:rPr>
        <w:t xml:space="preserve"> </w:t>
      </w:r>
      <w:r>
        <w:rPr>
          <w:rFonts w:hint="eastAsia"/>
        </w:rPr>
        <w:t>脚腐病</w:t>
      </w:r>
      <w:r>
        <w:rPr>
          <w:rFonts w:hint="eastAsia"/>
          <w:lang w:eastAsia="zh-CN"/>
        </w:rPr>
        <w:t xml:space="preserve"> </w:t>
      </w:r>
      <w:r>
        <w:rPr>
          <w:rFonts w:hint="eastAsia"/>
        </w:rPr>
        <w:t xml:space="preserve">：主干基部树皮先呈水渍状的褐色病斑，有酒糟气味，常渗出褐色胶液；病树叶片的中脉及侧脉呈黄色，引起叶落、枝枯；果实发病时，先为圆形的淡褐色病斑，后渐变成褐色水渍状。防治要点包括选用抗病砧木嫁接，适当提高接口部位；苗木宜浅栽，使根颈暴露于地面；低洼地注意开沟排水；及时防治天牛和吉丁虫；树盘覆盖时注意要在离树干15 - 20公分外进行覆盖；春、秋两季应经常检查病株，用刀刮除病斑，然后涂1：1：10倍波尔多浆消毒，或涂50%托布津可湿性粉剂100倍液防治。 3. </w:t>
      </w:r>
      <w:r>
        <w:rPr>
          <w:rFonts w:hint="eastAsia"/>
          <w:lang w:eastAsia="zh-CN"/>
        </w:rPr>
        <w:t xml:space="preserve"> </w:t>
      </w:r>
      <w:r>
        <w:rPr>
          <w:rFonts w:hint="eastAsia"/>
        </w:rPr>
        <w:t>炭疽病</w:t>
      </w:r>
      <w:r>
        <w:rPr>
          <w:rFonts w:hint="eastAsia"/>
          <w:lang w:eastAsia="zh-CN"/>
        </w:rPr>
        <w:t xml:space="preserve"> </w:t>
      </w:r>
      <w:r>
        <w:rPr>
          <w:rFonts w:hint="eastAsia"/>
        </w:rPr>
        <w:t xml:space="preserve">：叶片上的病斑常发生在边缘或先端，病部可扩大至叶面的1／2，病斑为圆形或不规则形，边缘深褐色，中央灰白色，上生轮纹状黑色小点，高湿条件下从黑点内溢出粉红色粘孢子团，病叶易脱落；枝梢发病，初为淡褐色小斑，后扩大成近梭形斑，当病部环绕枝梢一周时，病梢便逐渐枯死。病菌具有潜伏侵染特性，当树势弱衰、抗病性下降时，病菌即得以扩展，而表现出症状，但病菌从伤口侵入，则一般无潜伏现象。防治要点包括及时修剪病枝和清除落叶，集中销毁，加强肥水管理，发病初期喷洒25%咪鲜胺乳油等多种药剂，每隔10 - 15d喷1次。 4. </w:t>
      </w:r>
      <w:r>
        <w:rPr>
          <w:rFonts w:hint="eastAsia"/>
          <w:lang w:eastAsia="zh-CN"/>
        </w:rPr>
        <w:t xml:space="preserve"> </w:t>
      </w:r>
      <w:r>
        <w:rPr>
          <w:rFonts w:hint="eastAsia"/>
        </w:rPr>
        <w:t>黑斑（星）病</w:t>
      </w:r>
      <w:r>
        <w:rPr>
          <w:rFonts w:hint="eastAsia"/>
          <w:lang w:eastAsia="zh-CN"/>
        </w:rPr>
        <w:t xml:space="preserve"> </w:t>
      </w:r>
      <w:r>
        <w:rPr>
          <w:rFonts w:hint="eastAsia"/>
        </w:rPr>
        <w:t xml:space="preserve">：3 - 5月和9 - 10月，可使用异菌脲600倍或安泰生（丙森锌）600 - 800倍 + 戊唑醇1200倍进行防治。 5. </w:t>
      </w:r>
      <w:r>
        <w:rPr>
          <w:rFonts w:hint="eastAsia"/>
          <w:lang w:eastAsia="zh-CN"/>
        </w:rPr>
        <w:t xml:space="preserve"> </w:t>
      </w:r>
      <w:r>
        <w:rPr>
          <w:rFonts w:hint="eastAsia"/>
        </w:rPr>
        <w:t>树脂病</w:t>
      </w:r>
      <w:r>
        <w:rPr>
          <w:rFonts w:hint="eastAsia"/>
          <w:lang w:eastAsia="zh-CN"/>
        </w:rPr>
        <w:t xml:space="preserve"> </w:t>
      </w:r>
      <w:r>
        <w:rPr>
          <w:rFonts w:hint="eastAsia"/>
        </w:rPr>
        <w:t xml:space="preserve">：别名流胶病（枝干）、蒂腐（果实）、沙皮（叶片），可造成枝干疤痕，甚至枯死，病果不耐储运。症状包括流胶和干枯、蒂腐、沙皮、枝枯等。寒潮是诱发树脂病的主要因素，栽培管理措施与发病也有密切关系，不同品种抗病性存在差异。防治措施包括栽培管理（树干刷白、冬季培土，采收后施有机肥，结合修剪去除病虫枝等）、刮治病部或直接涂药（如用50％托布津可湿性粉剂50 - 100倍等）、喷药保护（如喷射0.5％波尔多液等）、防止果实贮藏期腐烂（适当早收，剔除病、伤果实） 。 6. </w:t>
      </w:r>
      <w:r>
        <w:rPr>
          <w:rFonts w:hint="eastAsia"/>
          <w:lang w:eastAsia="zh-CN"/>
        </w:rPr>
        <w:t xml:space="preserve"> </w:t>
      </w:r>
      <w:r>
        <w:rPr>
          <w:rFonts w:hint="eastAsia"/>
        </w:rPr>
        <w:t>脂点黄斑病</w:t>
      </w:r>
      <w:r>
        <w:rPr>
          <w:rFonts w:hint="eastAsia"/>
          <w:lang w:eastAsia="zh-CN"/>
        </w:rPr>
        <w:t xml:space="preserve"> </w:t>
      </w:r>
      <w:r>
        <w:rPr>
          <w:rFonts w:hint="eastAsia"/>
        </w:rPr>
        <w:t xml:space="preserve">：主要为害叶片，有时也可为害果实和枝条。春、夏、秋梢新叶均可发病，以春梢叶片受害最重。症状分为脂点黄斑型和褐色小圆星型，可引起大量落叶，果实上产生红褐色小斑点。5 - 6月温暖多雨有利于子囊孢子形成、释放和传播为害，栽培管理粗放、施肥不足、不注意清园会加重发病，不同柑橘种类和品种发病程度不同。防治措施包括冬季清园扫除地面落叶烧毁或深埋，加强栽培管理，在花落2/3时和结果后雨前喷药，药剂可选用40％多菌灵、百菌清混合胶悬剂500倍液等 。 7. </w:t>
      </w:r>
      <w:r>
        <w:rPr>
          <w:rFonts w:hint="eastAsia"/>
          <w:lang w:eastAsia="zh-CN"/>
        </w:rPr>
        <w:t xml:space="preserve"> </w:t>
      </w:r>
      <w:r>
        <w:rPr>
          <w:rFonts w:hint="eastAsia"/>
        </w:rPr>
        <w:t>溃疡病</w:t>
      </w:r>
      <w:r>
        <w:rPr>
          <w:rFonts w:hint="eastAsia"/>
          <w:lang w:eastAsia="zh-CN"/>
        </w:rPr>
        <w:t xml:space="preserve"> </w:t>
      </w:r>
      <w:r>
        <w:rPr>
          <w:rFonts w:hint="eastAsia"/>
        </w:rPr>
        <w:t xml:space="preserve">：叶片在叶背初生针头大的黄色油渍状小斑点，后成圆形斑，表里两面均隆起、木栓化，病斑中部呈火山状开裂，周围有黄色晕环；枝梢病斑同叶片，但不显黄色晕环，后期病树叶 片脱落、枝梢枯死和早期落果；果实病健部分界处有褐色釉光边缘，严重时引致枝梢枯死及早期落果。远距离传播主要通过人为引种、商品流通，田间传播通过风雨、昆虫和农事操作等。防控措施包括不引带病种子、苗木等，农具酒精消毒，下雨天不进园进行农事操作，两促两控（结果树促春梢和秋梢，控制夏梢和晚秋梢），当作检疫病进行防控。化学防治需使用铜制剂类，如氯氧化铜、硫酸铜等，剪掉所有病枝病叶病果集中处理，各次梢长到1 - 2厘米喷药 ，10天左右再喷一次。 8. </w:t>
      </w:r>
      <w:r>
        <w:rPr>
          <w:rFonts w:hint="eastAsia"/>
          <w:lang w:eastAsia="zh-CN"/>
        </w:rPr>
        <w:t xml:space="preserve"> </w:t>
      </w:r>
      <w:r>
        <w:rPr>
          <w:rFonts w:hint="eastAsia"/>
        </w:rPr>
        <w:t>黄龙病</w:t>
      </w:r>
      <w:r>
        <w:rPr>
          <w:rFonts w:hint="eastAsia"/>
          <w:lang w:eastAsia="zh-CN"/>
        </w:rPr>
        <w:t xml:space="preserve"> </w:t>
      </w:r>
      <w:r>
        <w:rPr>
          <w:rFonts w:hint="eastAsia"/>
        </w:rPr>
        <w:t xml:space="preserve">：文档未详细阐述，需额外关注其防控要点，因其对柑橘产业危害极大。 # （四）主要虫害及防治 1. </w:t>
      </w:r>
      <w:r>
        <w:rPr>
          <w:rFonts w:hint="eastAsia"/>
          <w:lang w:eastAsia="zh-CN"/>
        </w:rPr>
        <w:t xml:space="preserve"> </w:t>
      </w:r>
      <w:r>
        <w:rPr>
          <w:rFonts w:hint="eastAsia"/>
        </w:rPr>
        <w:t>红、黄蜘蛛</w:t>
      </w:r>
      <w:r>
        <w:rPr>
          <w:rFonts w:hint="eastAsia"/>
          <w:lang w:eastAsia="zh-CN"/>
        </w:rPr>
        <w:t xml:space="preserve"> </w:t>
      </w:r>
      <w:r>
        <w:rPr>
          <w:rFonts w:hint="eastAsia"/>
        </w:rPr>
        <w:t xml:space="preserve">：被害叶面呈现无数灰色小斑点，失去原有光泽，严重时全叶失绿变成灰白色导致大量落叶。3 - 5月或9 - 10月，观察叶片10片，每片叶超过3 - 5头就打生物农药或矿质农药，常用药剂有噻螨酮、螨危、立螨酯、炔螨特、螨育或阿维.螺螨酯等。施用量按药品说明，打药要求在晴天对叶片正面背面，树冠内膛和树冠外围、主杆枝杆进行均匀喷雾。每次用药间隔10 - 15天，药剂交替使用避免产生抗药性。 2. </w:t>
      </w:r>
      <w:r>
        <w:rPr>
          <w:rFonts w:hint="eastAsia"/>
          <w:lang w:eastAsia="zh-CN"/>
        </w:rPr>
        <w:t xml:space="preserve"> </w:t>
      </w:r>
      <w:r>
        <w:rPr>
          <w:rFonts w:hint="eastAsia"/>
        </w:rPr>
        <w:t>蚜虫</w:t>
      </w:r>
      <w:r>
        <w:rPr>
          <w:rFonts w:hint="eastAsia"/>
          <w:lang w:eastAsia="zh-CN"/>
        </w:rPr>
        <w:t xml:space="preserve"> </w:t>
      </w:r>
      <w:r>
        <w:rPr>
          <w:rFonts w:hint="eastAsia"/>
        </w:rPr>
        <w:t xml:space="preserve">：在新梢有蚜率达20 - 25％时喷药，药剂可选用吡虫啉、抗蚜威、硫酸烟碱等。 3. </w:t>
      </w:r>
      <w:r>
        <w:rPr>
          <w:rFonts w:hint="eastAsia"/>
          <w:lang w:eastAsia="zh-CN"/>
        </w:rPr>
        <w:t xml:space="preserve"> </w:t>
      </w:r>
      <w:r>
        <w:rPr>
          <w:rFonts w:hint="eastAsia"/>
        </w:rPr>
        <w:t>花蕾蛆</w:t>
      </w:r>
      <w:r>
        <w:rPr>
          <w:rFonts w:hint="eastAsia"/>
          <w:lang w:eastAsia="zh-CN"/>
        </w:rPr>
        <w:t xml:space="preserve"> </w:t>
      </w:r>
      <w:r>
        <w:rPr>
          <w:rFonts w:hint="eastAsia"/>
        </w:rPr>
        <w:t xml:space="preserve">：成虫出土是防治的关键时期。在花蕾期进行地面和树冠均匀喷药2 - 3次或对地面进行地膜覆盖，即时摘除受害花蕾煮沸或深埋。药剂可选用毒死蜱、宝绿灵、敌杀死等。 4. </w:t>
      </w:r>
      <w:r>
        <w:rPr>
          <w:rFonts w:hint="eastAsia"/>
          <w:lang w:eastAsia="zh-CN"/>
        </w:rPr>
        <w:t xml:space="preserve"> </w:t>
      </w:r>
      <w:r>
        <w:rPr>
          <w:rFonts w:hint="eastAsia"/>
        </w:rPr>
        <w:t>矢尖蚧</w:t>
      </w:r>
      <w:r>
        <w:rPr>
          <w:rFonts w:hint="eastAsia"/>
          <w:lang w:eastAsia="zh-CN"/>
        </w:rPr>
        <w:t xml:space="preserve"> </w:t>
      </w:r>
      <w:r>
        <w:rPr>
          <w:rFonts w:hint="eastAsia"/>
        </w:rPr>
        <w:t xml:space="preserve">：以雌虫和若虫群集于植物叶、枝、果实上吸食汁液，并排出蜜露，诱发煤污病，使叶、枝变黄，严重时导致枯枝、落叶、落果，甚至全株枯死。防治要点包括保证树体的通透性，剪除被害虫枝，集中处理减少虫源；保护利用自然天敌；在第一代若虫孵化高峰期，用99%矿物油100倍 + 5%吡虫啉1000倍液等药剂进行防治，第一代喷药在5月上中旬，第二代喷药时间在7月中旬，连续喷布2 - 3次。 5. </w:t>
      </w:r>
      <w:r>
        <w:rPr>
          <w:rFonts w:hint="eastAsia"/>
          <w:lang w:eastAsia="zh-CN"/>
        </w:rPr>
        <w:t xml:space="preserve"> </w:t>
      </w:r>
      <w:r>
        <w:rPr>
          <w:rFonts w:hint="eastAsia"/>
        </w:rPr>
        <w:t>潜叶蛾</w:t>
      </w:r>
      <w:r>
        <w:rPr>
          <w:rFonts w:hint="eastAsia"/>
          <w:lang w:eastAsia="zh-CN"/>
        </w:rPr>
        <w:t xml:space="preserve"> </w:t>
      </w:r>
      <w:r>
        <w:rPr>
          <w:rFonts w:hint="eastAsia"/>
        </w:rPr>
        <w:t xml:space="preserve">：是柑橘唯一以预防为主的虫害。防控措施包括抹芽控梢，统一放梢，抓住柑桔潜叶蛾的发生低峰期放梢，放梢时施好三次肥，遵循放梢原则；药剂防治，夏、秋梢长至米粒长时喷药，1.8%阿维菌素1500倍或5%吡虫啉1200 - 1500倍，间隔7 - 10天喷第二次，也可在抗旱浇水时吡虫啉兑水浇灌根。 6. </w:t>
      </w:r>
      <w:r>
        <w:rPr>
          <w:rFonts w:hint="eastAsia"/>
          <w:lang w:eastAsia="zh-CN"/>
        </w:rPr>
        <w:t xml:space="preserve"> </w:t>
      </w:r>
      <w:r>
        <w:rPr>
          <w:rFonts w:hint="eastAsia"/>
        </w:rPr>
        <w:t>天牛</w:t>
      </w:r>
      <w:r>
        <w:rPr>
          <w:rFonts w:hint="eastAsia"/>
          <w:lang w:eastAsia="zh-CN"/>
        </w:rPr>
        <w:t xml:space="preserve"> </w:t>
      </w:r>
      <w:r>
        <w:rPr>
          <w:rFonts w:hint="eastAsia"/>
        </w:rPr>
        <w:t xml:space="preserve">：在5月、7月用80 - 100倍乐斯本或毒死蜱进行统一喷树干，也可掏治或堵杀。 7. </w:t>
      </w:r>
      <w:r>
        <w:rPr>
          <w:rFonts w:hint="eastAsia"/>
          <w:lang w:eastAsia="zh-CN"/>
        </w:rPr>
        <w:t xml:space="preserve"> </w:t>
      </w:r>
      <w:r>
        <w:rPr>
          <w:rFonts w:hint="eastAsia"/>
        </w:rPr>
        <w:t>恶性叶甲</w:t>
      </w:r>
      <w:r>
        <w:rPr>
          <w:rFonts w:hint="eastAsia"/>
          <w:lang w:eastAsia="zh-CN"/>
        </w:rPr>
        <w:t xml:space="preserve"> </w:t>
      </w:r>
      <w:r>
        <w:rPr>
          <w:rFonts w:hint="eastAsia"/>
        </w:rPr>
        <w:t xml:space="preserve">：防治时期在4月中下旬至5月上旬，为害嫩梢和幼果，药剂可选用阿维菌素、跳甲绝、菊酯类等，喷树冠周围和地面。 8. </w:t>
      </w:r>
      <w:r>
        <w:rPr>
          <w:rFonts w:hint="eastAsia"/>
          <w:lang w:eastAsia="zh-CN"/>
        </w:rPr>
        <w:t xml:space="preserve"> </w:t>
      </w:r>
      <w:r>
        <w:rPr>
          <w:rFonts w:hint="eastAsia"/>
        </w:rPr>
        <w:t>锈壁虱</w:t>
      </w:r>
      <w:r>
        <w:rPr>
          <w:rFonts w:hint="eastAsia"/>
          <w:lang w:eastAsia="zh-CN"/>
        </w:rPr>
        <w:t xml:space="preserve"> </w:t>
      </w:r>
      <w:r>
        <w:rPr>
          <w:rFonts w:hint="eastAsia"/>
        </w:rPr>
        <w:t xml:space="preserve">：防治方法同红黄蜘蛛（杀卵药除外），可用代森锰锌。 9. </w:t>
      </w:r>
      <w:r>
        <w:rPr>
          <w:rFonts w:hint="eastAsia"/>
          <w:lang w:eastAsia="zh-CN"/>
        </w:rPr>
        <w:t xml:space="preserve"> </w:t>
      </w:r>
      <w:r>
        <w:rPr>
          <w:rFonts w:hint="eastAsia"/>
        </w:rPr>
        <w:t>粉虱</w:t>
      </w:r>
      <w:r>
        <w:rPr>
          <w:rFonts w:hint="eastAsia"/>
          <w:lang w:eastAsia="zh-CN"/>
        </w:rPr>
        <w:t xml:space="preserve"> </w:t>
      </w:r>
      <w:r>
        <w:rPr>
          <w:rFonts w:hint="eastAsia"/>
        </w:rPr>
        <w:t xml:space="preserve">：柑橘粉虱在橘园世代重叠，以幼虫群集叶背吸食汁液，造成树体营养生长停滞、落叶、新梢抽发少，抑制植物及果实发育，还可诱发煤烟病。可使用松脂酸钠水乳剂500倍 + 吡虫啉1000 - 1200倍；利用柑桔粉虱座壳孢菌寄生粉虱幼虫进行生物防治；利用柑橘粉虱的趋黄性，在柑橘园内设置黄色诱杀板杀灭成虫。 10. </w:t>
      </w:r>
      <w:r>
        <w:rPr>
          <w:rFonts w:hint="eastAsia"/>
          <w:lang w:eastAsia="zh-CN"/>
        </w:rPr>
        <w:t xml:space="preserve"> </w:t>
      </w:r>
      <w:r>
        <w:rPr>
          <w:rFonts w:hint="eastAsia"/>
        </w:rPr>
        <w:t>柑橘大实蝇</w:t>
      </w:r>
      <w:r>
        <w:rPr>
          <w:rFonts w:hint="eastAsia"/>
          <w:lang w:eastAsia="zh-CN"/>
        </w:rPr>
        <w:t xml:space="preserve"> </w:t>
      </w:r>
      <w:r>
        <w:rPr>
          <w:rFonts w:hint="eastAsia"/>
        </w:rPr>
        <w:t>：是柑橘生产上的一种毁灭性害虫，是国际国内检疫对象。幼虫蛀食柑橘果实后造成大量落果，果实受害后不能食用，完全失去商品价值。防控措施包括头年秋季（9 - 10月）及时摘捡受害蛆果，用塑料袋装好，放入杀虫剂密封闷杀，减少来年虫源；4月中下旬成虫出土期喷药封杀；5月中下旬树冠挂诱蝇球粘杀幼成虫；6 - 7月成虫产卵时，喷射树冠进行防治。</w:t>
      </w:r>
    </w:p>
    <w:p w14:paraId="18400364">
      <w:pPr>
        <w:bidi w:val="0"/>
        <w:rPr>
          <w:rFonts w:hint="eastAsia"/>
          <w:lang w:eastAsia="zh-CN"/>
        </w:rPr>
      </w:pPr>
    </w:p>
    <w:p w14:paraId="40B6EB6E">
      <w:pPr>
        <w:bidi w:val="0"/>
        <w:rPr>
          <w:rFonts w:hint="eastAsia"/>
        </w:rPr>
      </w:pPr>
      <w:r>
        <w:rPr>
          <w:rFonts w:hint="eastAsia"/>
        </w:rPr>
        <w:t>栽培与华盛顿脐橙相似。栽培上应注意：一是选热量条件好的最适区种植；二是因红肉脐橙果实膨大时对水分的亏缺敏感，种植地应水源丰富，以便旱时及时灌溉；三是注意疏花疏果，避免结果过多，提高大果率和果品商品率；四是花期遇阴雨对红肉脐橙产量影响大，可采取摇树落花，既起到疏花的作用，又能将与幼果黏连的花瓣摇落，防止其霉烂影响着果或导致果实出现疤痕；五是注意疏除过密枝梢，加强通风透光；六是切忌早采，影响品质。该品种发枝能力较强，如果不注意适当疏枝，容易出现枝条纤细，果实变小的现象，甚至影响着果。有的地方表现出果实较小现象，应注意疏果，以保证果实大小。成花能力较强，萌枝能力也较强，所以注意前期的保果。该品种的耐贮性较好，贮藏一段时间后，有特殊的香味。在湖北秭归的试验表明，果实可以留树保鲜到3月，仍然保持应有的硬度和风味，在没有霜冻的地方可以作为晚熟品种栽培。该品种2001年通过湖北省品种委员会审（认）定，适合在脐橙产区种植。</w:t>
      </w:r>
    </w:p>
    <w:p w14:paraId="03DD0F96">
      <w:pPr>
        <w:bidi w:val="0"/>
        <w:rPr>
          <w:rFonts w:hint="eastAsia"/>
        </w:rPr>
      </w:pPr>
      <w:r>
        <w:rPr>
          <w:rFonts w:hint="default"/>
        </w:rPr>
        <w:t>土壤</w:t>
      </w:r>
    </w:p>
    <w:p w14:paraId="468E333F">
      <w:pPr>
        <w:bidi w:val="0"/>
        <w:rPr>
          <w:rFonts w:hint="default"/>
        </w:rPr>
      </w:pPr>
      <w:r>
        <w:rPr>
          <w:rFonts w:hint="default"/>
        </w:rPr>
        <w:t>种植要求土壤土层深厚（60㎝）、肥沃；土壤ph值在5.5-7.0；果园地势坡度低于25度。园地规划时，应有必要的道路、排灌、蓄水和附属建筑设施。在具体规划时，尽可能做到集中成片，在交通、水源条件好的地方建园。</w:t>
      </w:r>
    </w:p>
    <w:p w14:paraId="134ED4E1">
      <w:pPr>
        <w:bidi w:val="0"/>
        <w:rPr>
          <w:rFonts w:hint="eastAsia"/>
        </w:rPr>
      </w:pPr>
      <w:r>
        <w:rPr>
          <w:rFonts w:hint="default"/>
        </w:rPr>
        <w:t>定值</w:t>
      </w:r>
    </w:p>
    <w:p w14:paraId="5036B2B6">
      <w:pPr>
        <w:bidi w:val="0"/>
        <w:rPr>
          <w:rFonts w:hint="default"/>
        </w:rPr>
      </w:pPr>
      <w:r>
        <w:rPr>
          <w:rFonts w:hint="default"/>
        </w:rPr>
        <w:t>土挖栽植穴：拉线定距，挖定植穴，穴深、宽各80cm，然后压绿肥50cm深，回填土40cm高栽植；田起垄栽植：8米带沟（沟宽60-80㎝,深40-60cm）开厢,每厢起2垄（垄宽1.5m，垄中心距4m，垄高20-30cm）。栽植时将苗木的根系适度修剪后放入定植穴中央，舒展根系，扶正，边填土边轻轻向上提苗、踏实，使根系与土壤密接。浇足定根水，在树苗周围做1m的树盘，用糠壳覆盖。</w:t>
      </w:r>
    </w:p>
    <w:p w14:paraId="3E303875">
      <w:pPr>
        <w:bidi w:val="0"/>
        <w:rPr>
          <w:rFonts w:hint="eastAsia"/>
        </w:rPr>
      </w:pPr>
      <w:r>
        <w:rPr>
          <w:rFonts w:hint="default"/>
        </w:rPr>
        <w:t>栽培技术要点及注意事项</w:t>
      </w:r>
    </w:p>
    <w:p w14:paraId="3855568A">
      <w:pPr>
        <w:bidi w:val="0"/>
        <w:rPr>
          <w:rFonts w:hint="default"/>
        </w:rPr>
      </w:pPr>
      <w:r>
        <w:rPr>
          <w:rFonts w:hint="default"/>
        </w:rPr>
        <w:t>一是选热量条件好的最适区种植；二是因红肉脐橙果实膨大时对水分的亏缺敏感，种植地应水源丰富，以便早时及时灌溉；三是注意疏花疏果，避免结果过多，提高大果率和果品商品率；四是花期遇阴雨对红肉脐橙产量影响大，可采取摇树落花，既起到疏花的作用，又能将与幼果黏连的花瓣摇落，防止其霉烂影响着果或导致果实出现疤痕；五是注意疏除过密枝梢，加强通风透光；六是切忌早采，影响品质。</w:t>
      </w:r>
    </w:p>
    <w:p w14:paraId="35F18F9E">
      <w:pPr>
        <w:bidi w:val="0"/>
        <w:rPr>
          <w:rFonts w:hint="eastAsia"/>
        </w:rPr>
      </w:pPr>
      <w:r>
        <w:rPr>
          <w:rFonts w:hint="default"/>
        </w:rPr>
        <w:t> 红肉脐橙又名卡拉卡拉脐橙。</w:t>
      </w:r>
    </w:p>
    <w:p w14:paraId="663F665D">
      <w:pPr>
        <w:bidi w:val="0"/>
        <w:rPr>
          <w:rFonts w:hint="default"/>
        </w:rPr>
      </w:pPr>
      <w:r>
        <w:rPr>
          <w:rFonts w:hint="default"/>
        </w:rPr>
        <w:t>    1.适应性及适栽区域：热量条件好，果实成熟前的10月底至11月昼夜温差大的脐橙适栽区，且冬天霜冻或有霜冻出现时间12月底以后或时间短暂的区域适宜种植。</w:t>
      </w:r>
    </w:p>
    <w:p w14:paraId="29E36FCA">
      <w:pPr>
        <w:bidi w:val="0"/>
        <w:rPr>
          <w:rFonts w:hint="default"/>
        </w:rPr>
      </w:pPr>
      <w:r>
        <w:rPr>
          <w:rFonts w:hint="default"/>
        </w:rPr>
        <w:t>    2.栽培技术要点及注意事项：一是选热量条件好的最适区种植；二是因红肉脐橙果实膨大时对水分的亏缺敏感，种植地应水源丰富，以便早时及时灌溉；三是注意疏花疏果，避免结果过多，提高大果率和果品商品率；四是花期遇阴雨对红肉脐橙产量影响大，可采取摇树落花，既起到疏花的作用，又能将与幼果黏连的花瓣摇落，防止其霉烂影响着果或导致果实出现疤痕；五是注意疏除过密枝梢，加强通风透光；六是切忌早采，影响品质。</w:t>
      </w:r>
    </w:p>
    <w:p w14:paraId="3749B4F2">
      <w:pPr>
        <w:bidi w:val="0"/>
        <w:rPr>
          <w:rFonts w:hint="eastAsia"/>
          <w:lang w:eastAsia="zh-CN"/>
        </w:rPr>
      </w:pPr>
      <w:r>
        <w:rPr>
          <w:rFonts w:hint="eastAsia"/>
          <w:lang w:eastAsia="zh-CN"/>
        </w:rPr>
        <w:t>种植卡拉卡拉红肉脐橙需要以下肥料：</w:t>
      </w:r>
    </w:p>
    <w:p w14:paraId="51E781E1">
      <w:pPr>
        <w:bidi w:val="0"/>
        <w:rPr>
          <w:rFonts w:hint="eastAsia"/>
          <w:lang w:eastAsia="zh-CN"/>
        </w:rPr>
      </w:pPr>
    </w:p>
    <w:p w14:paraId="4A18FF53">
      <w:pPr>
        <w:bidi w:val="0"/>
        <w:rPr>
          <w:rFonts w:hint="eastAsia"/>
          <w:lang w:eastAsia="zh-CN"/>
        </w:rPr>
      </w:pPr>
      <w:r>
        <w:rPr>
          <w:rFonts w:hint="eastAsia"/>
          <w:lang w:eastAsia="zh-CN"/>
        </w:rPr>
        <w:t xml:space="preserve"> 基肥</w:t>
      </w:r>
    </w:p>
    <w:p w14:paraId="4CFFF5E8">
      <w:pPr>
        <w:bidi w:val="0"/>
        <w:rPr>
          <w:rFonts w:hint="eastAsia"/>
          <w:lang w:eastAsia="zh-CN"/>
        </w:rPr>
      </w:pPr>
      <w:r>
        <w:rPr>
          <w:rFonts w:hint="eastAsia"/>
          <w:lang w:eastAsia="zh-CN"/>
        </w:rPr>
        <w:t>-  有机肥料 ：如腐熟的农家肥、堆肥、绿肥等，可改善土壤结构，增加土壤肥力，为脐橙树提供全面的营养。一般在秋季施用，每株成年树可施50-100斤有机肥。</w:t>
      </w:r>
    </w:p>
    <w:p w14:paraId="13919300">
      <w:pPr>
        <w:bidi w:val="0"/>
        <w:rPr>
          <w:rFonts w:hint="eastAsia"/>
          <w:lang w:eastAsia="zh-CN"/>
        </w:rPr>
      </w:pPr>
      <w:r>
        <w:rPr>
          <w:rFonts w:hint="eastAsia"/>
          <w:lang w:eastAsia="zh-CN"/>
        </w:rPr>
        <w:t>-  磷钾肥 ：如过磷酸钙、硫酸钾等，可促进根系发育和果实品质的提升。与有机肥混合施用，每株成年树可施1-2斤磷钾肥。</w:t>
      </w:r>
    </w:p>
    <w:p w14:paraId="1CEA0D48">
      <w:pPr>
        <w:bidi w:val="0"/>
        <w:rPr>
          <w:rFonts w:hint="eastAsia"/>
          <w:lang w:eastAsia="zh-CN"/>
        </w:rPr>
      </w:pPr>
    </w:p>
    <w:p w14:paraId="5D289BB4">
      <w:pPr>
        <w:bidi w:val="0"/>
        <w:rPr>
          <w:rFonts w:hint="eastAsia"/>
          <w:lang w:eastAsia="zh-CN"/>
        </w:rPr>
      </w:pPr>
      <w:r>
        <w:rPr>
          <w:rFonts w:hint="eastAsia"/>
          <w:lang w:eastAsia="zh-CN"/>
        </w:rPr>
        <w:t xml:space="preserve"> 追肥</w:t>
      </w:r>
    </w:p>
    <w:p w14:paraId="0A991C83">
      <w:pPr>
        <w:bidi w:val="0"/>
        <w:rPr>
          <w:rFonts w:hint="eastAsia"/>
          <w:lang w:eastAsia="zh-CN"/>
        </w:rPr>
      </w:pPr>
      <w:r>
        <w:rPr>
          <w:rFonts w:hint="eastAsia"/>
          <w:lang w:eastAsia="zh-CN"/>
        </w:rPr>
        <w:t>-  氮肥 ：如尿素、硝酸铵等，可促进枝叶生长和果实发育。在春、夏、秋梢抽发期和果实膨大期使用，幼树每次每株施碳铵0.4斤或尿素0.2斤，成年树每次每株施尿素0.2-0.3斤。</w:t>
      </w:r>
    </w:p>
    <w:p w14:paraId="7784BF0F">
      <w:pPr>
        <w:bidi w:val="0"/>
        <w:rPr>
          <w:rFonts w:hint="eastAsia"/>
          <w:lang w:eastAsia="zh-CN"/>
        </w:rPr>
      </w:pPr>
    </w:p>
    <w:p w14:paraId="161C3230">
      <w:pPr>
        <w:bidi w:val="0"/>
        <w:rPr>
          <w:rFonts w:hint="eastAsia"/>
          <w:lang w:eastAsia="zh-CN"/>
        </w:rPr>
      </w:pPr>
      <w:r>
        <w:rPr>
          <w:rFonts w:hint="eastAsia"/>
          <w:lang w:eastAsia="zh-CN"/>
        </w:rPr>
        <w:t>-  复合肥 ：如氮磷钾复合肥，可提供全面的营养，促进脐橙树的生长和果实发育。在花前、谢花后、果实膨大期等关键时期使用，初投产脐橙每次株施复合肥0.15kg加少量尿素，盛果期用量适当增加。</w:t>
      </w:r>
    </w:p>
    <w:p w14:paraId="53C54F2D">
      <w:pPr>
        <w:bidi w:val="0"/>
        <w:rPr>
          <w:rFonts w:hint="eastAsia"/>
          <w:lang w:eastAsia="zh-CN"/>
        </w:rPr>
      </w:pPr>
      <w:r>
        <w:rPr>
          <w:rFonts w:hint="eastAsia"/>
          <w:lang w:eastAsia="zh-CN"/>
        </w:rPr>
        <w:t>-  微量元素肥料 ：如硼砂、硫酸镁、硫酸锌等，可补充脐橙树所需的微量元素，防止缺素症的发生。在花蕾期至幼果形成期进行根外追肥，可喷施0.1-0.2%硼砂、0.2%硫酸镁等。</w:t>
      </w:r>
    </w:p>
    <w:p w14:paraId="7732BAFA">
      <w:pPr>
        <w:bidi w:val="0"/>
        <w:rPr>
          <w:rFonts w:hint="eastAsia"/>
          <w:lang w:eastAsia="zh-CN"/>
        </w:rPr>
      </w:pPr>
    </w:p>
    <w:p w14:paraId="25E5D447">
      <w:pPr>
        <w:bidi w:val="0"/>
        <w:rPr>
          <w:rFonts w:hint="eastAsia"/>
          <w:lang w:eastAsia="zh-CN"/>
        </w:rPr>
      </w:pPr>
      <w:r>
        <w:rPr>
          <w:rFonts w:hint="eastAsia"/>
          <w:lang w:eastAsia="zh-CN"/>
        </w:rPr>
        <w:t xml:space="preserve"> 叶面肥</w:t>
      </w:r>
    </w:p>
    <w:p w14:paraId="086CBD87">
      <w:pPr>
        <w:bidi w:val="0"/>
        <w:rPr>
          <w:rFonts w:hint="eastAsia"/>
          <w:lang w:eastAsia="zh-CN"/>
        </w:rPr>
      </w:pPr>
      <w:r>
        <w:rPr>
          <w:rFonts w:hint="eastAsia"/>
          <w:lang w:eastAsia="zh-CN"/>
        </w:rPr>
        <w:t>-  宴沃水溶肥 ：含有多种营养元素，可快速补充脐橙树所需的养分，促进叶片光合作用和果实发育。</w:t>
      </w:r>
    </w:p>
    <w:p w14:paraId="71F9929A">
      <w:pPr>
        <w:bidi w:val="0"/>
        <w:rPr>
          <w:rFonts w:hint="eastAsia"/>
          <w:lang w:eastAsia="zh-CN"/>
        </w:rPr>
      </w:pPr>
      <w:r>
        <w:rPr>
          <w:rFonts w:hint="eastAsia"/>
          <w:lang w:eastAsia="zh-CN"/>
        </w:rPr>
        <w:t>-  微量元素叶面肥 ：如锌肥、钼肥等，可在果实发育期喷施，提高果实的品质和抗逆性。</w:t>
      </w:r>
    </w:p>
    <w:p w14:paraId="61DA595F">
      <w:pPr>
        <w:bidi w:val="0"/>
        <w:rPr>
          <w:rFonts w:hint="eastAsia"/>
          <w:lang w:eastAsia="zh-CN"/>
        </w:rPr>
      </w:pPr>
      <w:r>
        <w:rPr>
          <w:rFonts w:hint="eastAsia"/>
          <w:lang w:eastAsia="zh-CN"/>
        </w:rPr>
        <w:t>以下是种植卡拉卡拉红肉脐橙时有机肥和磷钾肥的配比建议：</w:t>
      </w:r>
    </w:p>
    <w:p w14:paraId="1B5059CC">
      <w:pPr>
        <w:bidi w:val="0"/>
        <w:rPr>
          <w:rFonts w:hint="eastAsia"/>
          <w:lang w:eastAsia="zh-CN"/>
        </w:rPr>
      </w:pPr>
    </w:p>
    <w:p w14:paraId="03A87944">
      <w:pPr>
        <w:bidi w:val="0"/>
        <w:rPr>
          <w:rFonts w:hint="eastAsia"/>
          <w:lang w:eastAsia="zh-CN"/>
        </w:rPr>
      </w:pPr>
      <w:r>
        <w:rPr>
          <w:rFonts w:hint="eastAsia"/>
          <w:lang w:eastAsia="zh-CN"/>
        </w:rPr>
        <w:t xml:space="preserve"> 幼树</w:t>
      </w:r>
    </w:p>
    <w:p w14:paraId="4C178B39">
      <w:pPr>
        <w:bidi w:val="0"/>
        <w:rPr>
          <w:rFonts w:hint="eastAsia"/>
          <w:lang w:eastAsia="zh-CN"/>
        </w:rPr>
      </w:pPr>
      <w:r>
        <w:rPr>
          <w:rFonts w:hint="eastAsia"/>
          <w:lang w:eastAsia="zh-CN"/>
        </w:rPr>
        <w:t>-  施肥时间 ：全年施肥6～8次，春、夏、秋梢抽生前10～15天或春、夏、秋梢抽生后10～15天各一次促梢肥，每次新梢自剪后，追施1～2次壮梢肥。</w:t>
      </w:r>
    </w:p>
    <w:p w14:paraId="06027C02">
      <w:pPr>
        <w:bidi w:val="0"/>
        <w:rPr>
          <w:rFonts w:hint="eastAsia"/>
          <w:lang w:eastAsia="zh-CN"/>
        </w:rPr>
      </w:pPr>
      <w:r>
        <w:rPr>
          <w:rFonts w:hint="eastAsia"/>
          <w:lang w:eastAsia="zh-CN"/>
        </w:rPr>
        <w:t>-  施肥配比 ：氮、磷、钾比例以1:0.25-0.3:0.5为宜，每次每株施腐熟有机肥0.25～0.5kg或尿素0.1～0.2kg，加复合肥0.2～0.3kg。</w:t>
      </w:r>
    </w:p>
    <w:p w14:paraId="29BAA215">
      <w:pPr>
        <w:bidi w:val="0"/>
        <w:rPr>
          <w:rFonts w:hint="eastAsia"/>
          <w:lang w:eastAsia="zh-CN"/>
        </w:rPr>
      </w:pPr>
    </w:p>
    <w:p w14:paraId="6F3E8AD6">
      <w:pPr>
        <w:bidi w:val="0"/>
        <w:rPr>
          <w:rFonts w:hint="eastAsia"/>
          <w:lang w:eastAsia="zh-CN"/>
        </w:rPr>
      </w:pPr>
      <w:r>
        <w:rPr>
          <w:rFonts w:hint="eastAsia"/>
          <w:lang w:eastAsia="zh-CN"/>
        </w:rPr>
        <w:t xml:space="preserve"> 初果树（4-6龄）</w:t>
      </w:r>
    </w:p>
    <w:p w14:paraId="1E40C621">
      <w:pPr>
        <w:bidi w:val="0"/>
        <w:rPr>
          <w:rFonts w:hint="eastAsia"/>
          <w:lang w:eastAsia="zh-CN"/>
        </w:rPr>
      </w:pPr>
      <w:r>
        <w:rPr>
          <w:rFonts w:hint="eastAsia"/>
          <w:lang w:eastAsia="zh-CN"/>
        </w:rPr>
        <w:t>-  春芽肥 ：2月上中旬，尿素0.1～0.4kg，复合肥0.1～0.3kg。</w:t>
      </w:r>
    </w:p>
    <w:p w14:paraId="091E123E">
      <w:pPr>
        <w:bidi w:val="0"/>
        <w:rPr>
          <w:rFonts w:hint="eastAsia"/>
          <w:lang w:eastAsia="zh-CN"/>
        </w:rPr>
      </w:pPr>
      <w:r>
        <w:rPr>
          <w:rFonts w:hint="eastAsia"/>
          <w:lang w:eastAsia="zh-CN"/>
        </w:rPr>
        <w:t>-  壮果攻秋梢肥 ：6月中下旬，腐熟枯饼2～3kg，钙镁磷0.5～1kg，硫酸钾0.25～0.3kg或复合肥（15:15:15）0.5～0.75kg加尿素0.3kg。</w:t>
      </w:r>
    </w:p>
    <w:p w14:paraId="013EF93C">
      <w:pPr>
        <w:bidi w:val="0"/>
        <w:rPr>
          <w:rFonts w:hint="eastAsia"/>
          <w:lang w:eastAsia="zh-CN"/>
        </w:rPr>
      </w:pPr>
      <w:r>
        <w:rPr>
          <w:rFonts w:hint="eastAsia"/>
          <w:lang w:eastAsia="zh-CN"/>
        </w:rPr>
        <w:t>-  基肥、采果肥 ：9～10月，结合扩穴改土，实行冬肥秋施，株施粗有机肥30kg，饼肥3～4kg，石灰1kg，磷肥1kg。</w:t>
      </w:r>
    </w:p>
    <w:p w14:paraId="737EB77C">
      <w:pPr>
        <w:bidi w:val="0"/>
        <w:rPr>
          <w:rFonts w:hint="eastAsia"/>
          <w:lang w:eastAsia="zh-CN"/>
        </w:rPr>
      </w:pPr>
    </w:p>
    <w:p w14:paraId="23CF24E8">
      <w:pPr>
        <w:bidi w:val="0"/>
        <w:rPr>
          <w:rFonts w:hint="eastAsia"/>
          <w:lang w:eastAsia="zh-CN"/>
        </w:rPr>
      </w:pPr>
      <w:r>
        <w:rPr>
          <w:rFonts w:hint="eastAsia"/>
          <w:lang w:eastAsia="zh-CN"/>
        </w:rPr>
        <w:t xml:space="preserve"> 盛果树（7龄以上）</w:t>
      </w:r>
    </w:p>
    <w:p w14:paraId="6A44EE06">
      <w:pPr>
        <w:bidi w:val="0"/>
        <w:rPr>
          <w:rFonts w:hint="eastAsia"/>
          <w:lang w:eastAsia="zh-CN"/>
        </w:rPr>
      </w:pPr>
      <w:r>
        <w:rPr>
          <w:rFonts w:hint="eastAsia"/>
          <w:lang w:eastAsia="zh-CN"/>
        </w:rPr>
        <w:t>-  春芽肥 ：2月中下旬，腐熟枯饼1.5～2kg，磷肥0.3～0.5kg，复合肥0.5～1kg。</w:t>
      </w:r>
    </w:p>
    <w:p w14:paraId="13BFF4BD">
      <w:pPr>
        <w:bidi w:val="0"/>
        <w:rPr>
          <w:rFonts w:hint="eastAsia"/>
          <w:lang w:eastAsia="zh-CN"/>
        </w:rPr>
      </w:pPr>
      <w:r>
        <w:rPr>
          <w:rFonts w:hint="eastAsia"/>
          <w:lang w:eastAsia="zh-CN"/>
        </w:rPr>
        <w:t>-  壮果肥 ：6月中下旬，腐熟枯饼4～6kg，复合肥0.5～1kg，硫酸钾0.3～0.5kg。</w:t>
      </w:r>
    </w:p>
    <w:p w14:paraId="0F8F1DC5">
      <w:pPr>
        <w:bidi w:val="0"/>
        <w:rPr>
          <w:rFonts w:hint="eastAsia"/>
          <w:lang w:eastAsia="zh-CN"/>
        </w:rPr>
      </w:pPr>
      <w:r>
        <w:rPr>
          <w:rFonts w:hint="eastAsia"/>
          <w:lang w:eastAsia="zh-CN"/>
        </w:rPr>
        <w:t>-  基肥、采果肥 ：9～10月，结合扩穴改土，实行冬肥秋施，株施粗有机肥35～40kg，饼肥4～5kg，石灰1kg，磷肥1～1.5kg。</w:t>
      </w:r>
    </w:p>
    <w:p w14:paraId="62D9B395">
      <w:pPr>
        <w:bidi w:val="0"/>
        <w:rPr>
          <w:rFonts w:hint="eastAsia"/>
          <w:lang w:eastAsia="zh-CN"/>
        </w:rPr>
      </w:pPr>
      <w:r>
        <w:rPr>
          <w:rFonts w:hint="eastAsia"/>
          <w:lang w:eastAsia="zh-CN"/>
        </w:rPr>
        <w:t>在施肥管理中提到的有机肥料包括：</w:t>
      </w:r>
    </w:p>
    <w:p w14:paraId="51EF371A">
      <w:pPr>
        <w:bidi w:val="0"/>
        <w:rPr>
          <w:rFonts w:hint="eastAsia"/>
          <w:lang w:eastAsia="zh-CN"/>
        </w:rPr>
      </w:pPr>
    </w:p>
    <w:p w14:paraId="475A6480">
      <w:pPr>
        <w:bidi w:val="0"/>
        <w:rPr>
          <w:rFonts w:hint="eastAsia"/>
          <w:lang w:eastAsia="zh-CN"/>
        </w:rPr>
      </w:pPr>
      <w:r>
        <w:rPr>
          <w:rFonts w:hint="eastAsia"/>
          <w:lang w:eastAsia="zh-CN"/>
        </w:rPr>
        <w:t>1.  腐熟的农家肥 ：如猪粪、牛粪、鸡粪等，经过充分腐熟后施用，可提供丰富的有机质和养分，改善土壤结构。</w:t>
      </w:r>
    </w:p>
    <w:p w14:paraId="08054F95">
      <w:pPr>
        <w:bidi w:val="0"/>
        <w:rPr>
          <w:rFonts w:hint="eastAsia"/>
          <w:lang w:eastAsia="zh-CN"/>
        </w:rPr>
      </w:pPr>
      <w:r>
        <w:rPr>
          <w:rFonts w:hint="eastAsia"/>
          <w:lang w:eastAsia="zh-CN"/>
        </w:rPr>
        <w:t>2.  堆肥 ：由农作物秸秆、杂草、绿肥等植物残体堆制而成，经过发酵腐熟后施用，能增加土壤肥力。</w:t>
      </w:r>
    </w:p>
    <w:p w14:paraId="453ECDE6">
      <w:pPr>
        <w:bidi w:val="0"/>
        <w:rPr>
          <w:rFonts w:hint="eastAsia"/>
          <w:lang w:eastAsia="zh-CN"/>
        </w:rPr>
      </w:pPr>
      <w:r>
        <w:rPr>
          <w:rFonts w:hint="eastAsia"/>
          <w:lang w:eastAsia="zh-CN"/>
        </w:rPr>
        <w:t>3.  绿肥 ：如紫云英、苕子等豆科植物，通过种植后翻压入土，可增加土壤有机质和氮素含量。</w:t>
      </w:r>
    </w:p>
    <w:p w14:paraId="7AE91DA0">
      <w:pPr>
        <w:bidi w:val="0"/>
        <w:rPr>
          <w:rFonts w:hint="eastAsia"/>
          <w:lang w:eastAsia="zh-CN"/>
        </w:rPr>
      </w:pPr>
    </w:p>
    <w:p w14:paraId="0299B024">
      <w:pPr>
        <w:bidi w:val="0"/>
        <w:rPr>
          <w:rFonts w:hint="eastAsia"/>
          <w:lang w:eastAsia="zh-CN"/>
        </w:rPr>
      </w:pPr>
      <w:r>
        <w:rPr>
          <w:rFonts w:hint="eastAsia"/>
          <w:lang w:eastAsia="zh-CN"/>
        </w:rPr>
        <w:t>这些有机肥料在基肥中使用，能够为脐橙树提供全面的营养，促进根系发育和果实品质的提升。</w:t>
      </w:r>
    </w:p>
    <w:p w14:paraId="13F44E44">
      <w:pPr>
        <w:bidi w:val="0"/>
        <w:rPr>
          <w:rFonts w:hint="eastAsia"/>
          <w:lang w:eastAsia="zh-CN"/>
        </w:rPr>
      </w:pPr>
      <w:r>
        <w:rPr>
          <w:rFonts w:hint="eastAsia"/>
          <w:lang w:eastAsia="zh-CN"/>
        </w:rPr>
        <w:t>以下是卡拉卡拉红肉脐橙病虫害的防治方法，包括农业防治、生物防治、化学防治和物理防治等综合策略：</w:t>
      </w:r>
    </w:p>
    <w:p w14:paraId="2D585AB0">
      <w:pPr>
        <w:bidi w:val="0"/>
        <w:rPr>
          <w:rFonts w:hint="eastAsia"/>
          <w:lang w:eastAsia="zh-CN"/>
        </w:rPr>
      </w:pPr>
    </w:p>
    <w:p w14:paraId="420CF599">
      <w:pPr>
        <w:bidi w:val="0"/>
        <w:rPr>
          <w:rFonts w:hint="eastAsia"/>
          <w:lang w:eastAsia="zh-CN"/>
        </w:rPr>
      </w:pPr>
      <w:r>
        <w:rPr>
          <w:rFonts w:hint="eastAsia"/>
          <w:lang w:eastAsia="zh-CN"/>
        </w:rPr>
        <w:t xml:space="preserve"> 一、主要病害及防治</w:t>
      </w:r>
    </w:p>
    <w:p w14:paraId="235C3F18">
      <w:pPr>
        <w:bidi w:val="0"/>
        <w:rPr>
          <w:rFonts w:hint="eastAsia"/>
          <w:lang w:eastAsia="zh-CN"/>
        </w:rPr>
      </w:pPr>
      <w:r>
        <w:rPr>
          <w:rFonts w:hint="eastAsia"/>
          <w:lang w:eastAsia="zh-CN"/>
        </w:rPr>
        <w:t xml:space="preserve">1.  黄龙病 </w:t>
      </w:r>
    </w:p>
    <w:p w14:paraId="66887C7D">
      <w:pPr>
        <w:bidi w:val="0"/>
        <w:rPr>
          <w:rFonts w:hint="eastAsia"/>
          <w:lang w:eastAsia="zh-CN"/>
        </w:rPr>
      </w:pPr>
      <w:r>
        <w:rPr>
          <w:rFonts w:hint="eastAsia"/>
          <w:lang w:eastAsia="zh-CN"/>
        </w:rPr>
        <w:t xml:space="preserve">   -  症状 ：叶片黄化，果实出现红鼻子果，严重时整株枯死。</w:t>
      </w:r>
    </w:p>
    <w:p w14:paraId="4C2D16BE">
      <w:pPr>
        <w:bidi w:val="0"/>
        <w:rPr>
          <w:rFonts w:hint="eastAsia"/>
          <w:lang w:eastAsia="zh-CN"/>
        </w:rPr>
      </w:pPr>
      <w:r>
        <w:rPr>
          <w:rFonts w:hint="eastAsia"/>
          <w:lang w:eastAsia="zh-CN"/>
        </w:rPr>
        <w:t xml:space="preserve">   -  防治方法 ：</w:t>
      </w:r>
    </w:p>
    <w:p w14:paraId="34D1740E">
      <w:pPr>
        <w:bidi w:val="0"/>
        <w:rPr>
          <w:rFonts w:hint="eastAsia"/>
          <w:lang w:eastAsia="zh-CN"/>
        </w:rPr>
      </w:pPr>
      <w:r>
        <w:rPr>
          <w:rFonts w:hint="eastAsia"/>
          <w:lang w:eastAsia="zh-CN"/>
        </w:rPr>
        <w:t xml:space="preserve">     - 种植无病毒苗木，及时防控木虱。</w:t>
      </w:r>
    </w:p>
    <w:p w14:paraId="0AB5A8B2">
      <w:pPr>
        <w:bidi w:val="0"/>
        <w:rPr>
          <w:rFonts w:hint="eastAsia"/>
          <w:lang w:eastAsia="zh-CN"/>
        </w:rPr>
      </w:pPr>
      <w:r>
        <w:rPr>
          <w:rFonts w:hint="eastAsia"/>
          <w:lang w:eastAsia="zh-CN"/>
        </w:rPr>
        <w:t xml:space="preserve">     - 冬季清园，春季、夏季和秋季在树梢抽发期，用20%的联苯菊酯2000倍液，或12%的噻虫·高氯氟1000倍液，或17%的甲维虫螨腈1500倍液喷雾树梢。</w:t>
      </w:r>
    </w:p>
    <w:p w14:paraId="58E02F64">
      <w:pPr>
        <w:bidi w:val="0"/>
        <w:rPr>
          <w:rFonts w:hint="eastAsia"/>
          <w:lang w:eastAsia="zh-CN"/>
        </w:rPr>
      </w:pPr>
      <w:r>
        <w:rPr>
          <w:rFonts w:hint="eastAsia"/>
          <w:lang w:eastAsia="zh-CN"/>
        </w:rPr>
        <w:t xml:space="preserve">     - 及时除去病株，挖除残桩，焚烧，减少病原。</w:t>
      </w:r>
    </w:p>
    <w:p w14:paraId="1F23B9EB">
      <w:pPr>
        <w:bidi w:val="0"/>
        <w:rPr>
          <w:rFonts w:hint="eastAsia"/>
          <w:lang w:eastAsia="zh-CN"/>
        </w:rPr>
      </w:pPr>
    </w:p>
    <w:p w14:paraId="43951CC2">
      <w:pPr>
        <w:bidi w:val="0"/>
        <w:rPr>
          <w:rFonts w:hint="eastAsia"/>
          <w:lang w:eastAsia="zh-CN"/>
        </w:rPr>
      </w:pPr>
      <w:r>
        <w:rPr>
          <w:rFonts w:hint="eastAsia"/>
          <w:lang w:eastAsia="zh-CN"/>
        </w:rPr>
        <w:t xml:space="preserve">2.  溃疡病 </w:t>
      </w:r>
    </w:p>
    <w:p w14:paraId="4A7C8374">
      <w:pPr>
        <w:bidi w:val="0"/>
        <w:rPr>
          <w:rFonts w:hint="eastAsia"/>
          <w:lang w:eastAsia="zh-CN"/>
        </w:rPr>
      </w:pPr>
      <w:r>
        <w:rPr>
          <w:rFonts w:hint="eastAsia"/>
          <w:lang w:eastAsia="zh-CN"/>
        </w:rPr>
        <w:t xml:space="preserve">   -  症状 ：枝梢和果实出现溃疡，影响产量和果皮外观。</w:t>
      </w:r>
    </w:p>
    <w:p w14:paraId="643D6E86">
      <w:pPr>
        <w:bidi w:val="0"/>
        <w:rPr>
          <w:rFonts w:hint="eastAsia"/>
          <w:lang w:eastAsia="zh-CN"/>
        </w:rPr>
      </w:pPr>
      <w:r>
        <w:rPr>
          <w:rFonts w:hint="eastAsia"/>
          <w:lang w:eastAsia="zh-CN"/>
        </w:rPr>
        <w:t xml:space="preserve">   -  防治方法 ：</w:t>
      </w:r>
    </w:p>
    <w:p w14:paraId="07F307CC">
      <w:pPr>
        <w:bidi w:val="0"/>
        <w:rPr>
          <w:rFonts w:hint="eastAsia"/>
          <w:lang w:eastAsia="zh-CN"/>
        </w:rPr>
      </w:pPr>
      <w:r>
        <w:rPr>
          <w:rFonts w:hint="eastAsia"/>
          <w:lang w:eastAsia="zh-CN"/>
        </w:rPr>
        <w:t xml:space="preserve">     - 冬季修剪时剪除病叶病枝，集中焚烧。</w:t>
      </w:r>
    </w:p>
    <w:p w14:paraId="1A30E328">
      <w:pPr>
        <w:bidi w:val="0"/>
        <w:rPr>
          <w:rFonts w:hint="eastAsia"/>
          <w:lang w:eastAsia="zh-CN"/>
        </w:rPr>
      </w:pPr>
      <w:r>
        <w:rPr>
          <w:rFonts w:hint="eastAsia"/>
          <w:lang w:eastAsia="zh-CN"/>
        </w:rPr>
        <w:t xml:space="preserve">     - 春季新枝梢抽出约3厘米时，喷洒6%春雷霉素水剂1000～1500倍液，或50%春雷·王铜可湿粉剂500～800倍液。</w:t>
      </w:r>
    </w:p>
    <w:p w14:paraId="698ED609">
      <w:pPr>
        <w:bidi w:val="0"/>
        <w:rPr>
          <w:rFonts w:hint="eastAsia"/>
          <w:lang w:eastAsia="zh-CN"/>
        </w:rPr>
      </w:pPr>
      <w:r>
        <w:rPr>
          <w:rFonts w:hint="eastAsia"/>
          <w:lang w:eastAsia="zh-CN"/>
        </w:rPr>
        <w:t xml:space="preserve">     - 夏末或初秋放秋梢时，在秋梢抽发前到抽发厘米时，用以上药剂每10～15天喷洒一次，直至枝梢老熟。</w:t>
      </w:r>
    </w:p>
    <w:p w14:paraId="0C50A866">
      <w:pPr>
        <w:bidi w:val="0"/>
        <w:rPr>
          <w:rFonts w:hint="eastAsia"/>
          <w:lang w:eastAsia="zh-CN"/>
        </w:rPr>
      </w:pPr>
      <w:r>
        <w:rPr>
          <w:rFonts w:hint="eastAsia"/>
          <w:lang w:eastAsia="zh-CN"/>
        </w:rPr>
        <w:t xml:space="preserve">     - 花谢后7～10日，果实横径约厘米时，喷洒52%王铜·代森锌400～500倍液。</w:t>
      </w:r>
    </w:p>
    <w:p w14:paraId="1A45204D">
      <w:pPr>
        <w:bidi w:val="0"/>
        <w:rPr>
          <w:rFonts w:hint="eastAsia"/>
          <w:lang w:eastAsia="zh-CN"/>
        </w:rPr>
      </w:pPr>
    </w:p>
    <w:p w14:paraId="578834DA">
      <w:pPr>
        <w:bidi w:val="0"/>
        <w:rPr>
          <w:rFonts w:hint="eastAsia"/>
          <w:lang w:eastAsia="zh-CN"/>
        </w:rPr>
      </w:pPr>
      <w:r>
        <w:rPr>
          <w:rFonts w:hint="eastAsia"/>
          <w:lang w:eastAsia="zh-CN"/>
        </w:rPr>
        <w:t xml:space="preserve">3.  炭疽病 </w:t>
      </w:r>
    </w:p>
    <w:p w14:paraId="33C6A758">
      <w:pPr>
        <w:bidi w:val="0"/>
        <w:rPr>
          <w:rFonts w:hint="eastAsia"/>
          <w:lang w:eastAsia="zh-CN"/>
        </w:rPr>
      </w:pPr>
      <w:r>
        <w:rPr>
          <w:rFonts w:hint="eastAsia"/>
          <w:lang w:eastAsia="zh-CN"/>
        </w:rPr>
        <w:t xml:space="preserve">   -  症状 ：果实表面出现圆形或椭圆形病斑，褐色或黑色，果肉软化腐烂。</w:t>
      </w:r>
    </w:p>
    <w:p w14:paraId="4B8C7EBA">
      <w:pPr>
        <w:bidi w:val="0"/>
        <w:rPr>
          <w:rFonts w:hint="eastAsia"/>
          <w:lang w:eastAsia="zh-CN"/>
        </w:rPr>
      </w:pPr>
      <w:r>
        <w:rPr>
          <w:rFonts w:hint="eastAsia"/>
          <w:lang w:eastAsia="zh-CN"/>
        </w:rPr>
        <w:t xml:space="preserve">   -  防治方法 ：</w:t>
      </w:r>
    </w:p>
    <w:p w14:paraId="4B662436">
      <w:pPr>
        <w:bidi w:val="0"/>
        <w:rPr>
          <w:rFonts w:hint="eastAsia"/>
          <w:lang w:eastAsia="zh-CN"/>
        </w:rPr>
      </w:pPr>
      <w:r>
        <w:rPr>
          <w:rFonts w:hint="eastAsia"/>
          <w:lang w:eastAsia="zh-CN"/>
        </w:rPr>
        <w:t xml:space="preserve">     - 及时清除病菌残留组织，减少病菌数量。</w:t>
      </w:r>
    </w:p>
    <w:p w14:paraId="6D673407">
      <w:pPr>
        <w:bidi w:val="0"/>
        <w:rPr>
          <w:rFonts w:hint="eastAsia"/>
          <w:lang w:eastAsia="zh-CN"/>
        </w:rPr>
      </w:pPr>
      <w:r>
        <w:rPr>
          <w:rFonts w:hint="eastAsia"/>
          <w:lang w:eastAsia="zh-CN"/>
        </w:rPr>
        <w:t xml:space="preserve">     - 病斑出现后，喷洒70%多硫化钡可分散油悬浮剂300-500倍液，或40%炭疽福美可分散油悬浮剂300-500倍液。</w:t>
      </w:r>
    </w:p>
    <w:p w14:paraId="33A1B7AA">
      <w:pPr>
        <w:bidi w:val="0"/>
        <w:rPr>
          <w:rFonts w:hint="eastAsia"/>
          <w:lang w:eastAsia="zh-CN"/>
        </w:rPr>
      </w:pPr>
    </w:p>
    <w:p w14:paraId="61E33177">
      <w:pPr>
        <w:bidi w:val="0"/>
        <w:rPr>
          <w:rFonts w:hint="eastAsia"/>
          <w:lang w:eastAsia="zh-CN"/>
        </w:rPr>
      </w:pPr>
      <w:r>
        <w:rPr>
          <w:rFonts w:hint="eastAsia"/>
          <w:lang w:eastAsia="zh-CN"/>
        </w:rPr>
        <w:t xml:space="preserve">4.  裂果病 </w:t>
      </w:r>
    </w:p>
    <w:p w14:paraId="4C0D0CEF">
      <w:pPr>
        <w:bidi w:val="0"/>
        <w:rPr>
          <w:rFonts w:hint="eastAsia"/>
          <w:lang w:eastAsia="zh-CN"/>
        </w:rPr>
      </w:pPr>
      <w:r>
        <w:rPr>
          <w:rFonts w:hint="eastAsia"/>
          <w:lang w:eastAsia="zh-CN"/>
        </w:rPr>
        <w:t xml:space="preserve">   -  症状 ：果实出现裂口，影响外观和品质。</w:t>
      </w:r>
    </w:p>
    <w:p w14:paraId="67F548A9">
      <w:pPr>
        <w:bidi w:val="0"/>
        <w:rPr>
          <w:rFonts w:hint="eastAsia"/>
          <w:lang w:eastAsia="zh-CN"/>
        </w:rPr>
      </w:pPr>
      <w:r>
        <w:rPr>
          <w:rFonts w:hint="eastAsia"/>
          <w:lang w:eastAsia="zh-CN"/>
        </w:rPr>
        <w:t xml:space="preserve">   -  防治方法 ：</w:t>
      </w:r>
    </w:p>
    <w:p w14:paraId="19827EFE">
      <w:pPr>
        <w:bidi w:val="0"/>
        <w:rPr>
          <w:rFonts w:hint="eastAsia"/>
          <w:lang w:eastAsia="zh-CN"/>
        </w:rPr>
      </w:pPr>
      <w:r>
        <w:rPr>
          <w:rFonts w:hint="eastAsia"/>
          <w:lang w:eastAsia="zh-CN"/>
        </w:rPr>
        <w:t xml:space="preserve">     - 选择抗裂性强的品种，如纽荷尔。</w:t>
      </w:r>
    </w:p>
    <w:p w14:paraId="6AC6D83A">
      <w:pPr>
        <w:bidi w:val="0"/>
        <w:rPr>
          <w:rFonts w:hint="eastAsia"/>
          <w:lang w:eastAsia="zh-CN"/>
        </w:rPr>
      </w:pPr>
      <w:r>
        <w:rPr>
          <w:rFonts w:hint="eastAsia"/>
          <w:lang w:eastAsia="zh-CN"/>
        </w:rPr>
        <w:t xml:space="preserve">     - 干旱时及时灌水，雨季及时排水，保持土壤湿润。</w:t>
      </w:r>
    </w:p>
    <w:p w14:paraId="32668D50">
      <w:pPr>
        <w:bidi w:val="0"/>
        <w:rPr>
          <w:rFonts w:hint="eastAsia"/>
          <w:lang w:eastAsia="zh-CN"/>
        </w:rPr>
      </w:pPr>
      <w:r>
        <w:rPr>
          <w:rFonts w:hint="eastAsia"/>
          <w:lang w:eastAsia="zh-CN"/>
        </w:rPr>
        <w:t xml:space="preserve">     - 果实膨大期喷施0.2%磷酸二氢钾复合肥，连喷2～3次。7月上中旬用赤霉素涂抹果实，或采用套袋技术。</w:t>
      </w:r>
    </w:p>
    <w:p w14:paraId="44464F97">
      <w:pPr>
        <w:bidi w:val="0"/>
        <w:rPr>
          <w:rFonts w:hint="eastAsia"/>
          <w:lang w:eastAsia="zh-CN"/>
        </w:rPr>
      </w:pPr>
    </w:p>
    <w:p w14:paraId="0A3356EA">
      <w:pPr>
        <w:bidi w:val="0"/>
        <w:rPr>
          <w:rFonts w:hint="eastAsia"/>
          <w:lang w:eastAsia="zh-CN"/>
        </w:rPr>
      </w:pPr>
      <w:r>
        <w:rPr>
          <w:rFonts w:hint="eastAsia"/>
          <w:lang w:eastAsia="zh-CN"/>
        </w:rPr>
        <w:t xml:space="preserve"> 二、主要虫害及防治</w:t>
      </w:r>
    </w:p>
    <w:p w14:paraId="4DB92B80">
      <w:pPr>
        <w:bidi w:val="0"/>
        <w:rPr>
          <w:rFonts w:hint="eastAsia"/>
          <w:lang w:eastAsia="zh-CN"/>
        </w:rPr>
      </w:pPr>
      <w:r>
        <w:rPr>
          <w:rFonts w:hint="eastAsia"/>
          <w:lang w:eastAsia="zh-CN"/>
        </w:rPr>
        <w:t xml:space="preserve">1.  红蜘蛛 </w:t>
      </w:r>
    </w:p>
    <w:p w14:paraId="77ADED1F">
      <w:pPr>
        <w:bidi w:val="0"/>
        <w:rPr>
          <w:rFonts w:hint="eastAsia"/>
          <w:lang w:eastAsia="zh-CN"/>
        </w:rPr>
      </w:pPr>
      <w:r>
        <w:rPr>
          <w:rFonts w:hint="eastAsia"/>
          <w:lang w:eastAsia="zh-CN"/>
        </w:rPr>
        <w:t xml:space="preserve">   -  症状 ：叶片和果实出现苍白小斑点，严重时叶片出现白斑，光泽消失，易脱落。</w:t>
      </w:r>
    </w:p>
    <w:p w14:paraId="152ABE13">
      <w:pPr>
        <w:bidi w:val="0"/>
        <w:rPr>
          <w:rFonts w:hint="eastAsia"/>
          <w:lang w:eastAsia="zh-CN"/>
        </w:rPr>
      </w:pPr>
      <w:r>
        <w:rPr>
          <w:rFonts w:hint="eastAsia"/>
          <w:lang w:eastAsia="zh-CN"/>
        </w:rPr>
        <w:t xml:space="preserve">   -  防治方法 ：</w:t>
      </w:r>
    </w:p>
    <w:p w14:paraId="07E9D960">
      <w:pPr>
        <w:bidi w:val="0"/>
        <w:rPr>
          <w:rFonts w:hint="eastAsia"/>
          <w:lang w:eastAsia="zh-CN"/>
        </w:rPr>
      </w:pPr>
      <w:r>
        <w:rPr>
          <w:rFonts w:hint="eastAsia"/>
          <w:lang w:eastAsia="zh-CN"/>
        </w:rPr>
        <w:t xml:space="preserve">     - 冬季清园，减少越冬虫源。</w:t>
      </w:r>
    </w:p>
    <w:p w14:paraId="11DB722C">
      <w:pPr>
        <w:bidi w:val="0"/>
        <w:rPr>
          <w:rFonts w:hint="eastAsia"/>
          <w:lang w:eastAsia="zh-CN"/>
        </w:rPr>
      </w:pPr>
      <w:r>
        <w:rPr>
          <w:rFonts w:hint="eastAsia"/>
          <w:lang w:eastAsia="zh-CN"/>
        </w:rPr>
        <w:t xml:space="preserve">     - 在果园种植豆科绿肥和藿香蓟等天敌寄主，减少高毒性农药使用频率。</w:t>
      </w:r>
    </w:p>
    <w:p w14:paraId="5C5D9913">
      <w:pPr>
        <w:bidi w:val="0"/>
        <w:rPr>
          <w:rFonts w:hint="eastAsia"/>
          <w:lang w:eastAsia="zh-CN"/>
        </w:rPr>
      </w:pPr>
      <w:r>
        <w:rPr>
          <w:rFonts w:hint="eastAsia"/>
          <w:lang w:eastAsia="zh-CN"/>
        </w:rPr>
        <w:t xml:space="preserve">     - 药剂防治：使用哒螨灵和阿维菌素等。冬季用500倍液的0.5～0.8度石硫合剂清园。春季用28%烷基乙基璜酸盐可溶液剂2000倍液，或20%阿维·乙螨唑2000倍液喷洒。秋季用以上药剂3000～4000倍液喷洒，一年进行4～5次。</w:t>
      </w:r>
    </w:p>
    <w:p w14:paraId="7CD61077">
      <w:pPr>
        <w:bidi w:val="0"/>
        <w:rPr>
          <w:rFonts w:hint="eastAsia"/>
          <w:lang w:eastAsia="zh-CN"/>
        </w:rPr>
      </w:pPr>
    </w:p>
    <w:p w14:paraId="28CD4712">
      <w:pPr>
        <w:bidi w:val="0"/>
        <w:rPr>
          <w:rFonts w:hint="eastAsia"/>
          <w:lang w:eastAsia="zh-CN"/>
        </w:rPr>
      </w:pPr>
      <w:r>
        <w:rPr>
          <w:rFonts w:hint="eastAsia"/>
          <w:lang w:eastAsia="zh-CN"/>
        </w:rPr>
        <w:t xml:space="preserve">2.  潜叶蛾 </w:t>
      </w:r>
    </w:p>
    <w:p w14:paraId="72D9B404">
      <w:pPr>
        <w:bidi w:val="0"/>
        <w:rPr>
          <w:rFonts w:hint="eastAsia"/>
          <w:lang w:eastAsia="zh-CN"/>
        </w:rPr>
      </w:pPr>
      <w:r>
        <w:rPr>
          <w:rFonts w:hint="eastAsia"/>
          <w:lang w:eastAsia="zh-CN"/>
        </w:rPr>
        <w:t xml:space="preserve">   -  症状 ：嫩芽抽生1～1.5厘米时，叶片出现潜痕。</w:t>
      </w:r>
    </w:p>
    <w:p w14:paraId="2C18E515">
      <w:pPr>
        <w:bidi w:val="0"/>
        <w:rPr>
          <w:rFonts w:hint="eastAsia"/>
          <w:lang w:eastAsia="zh-CN"/>
        </w:rPr>
      </w:pPr>
      <w:r>
        <w:rPr>
          <w:rFonts w:hint="eastAsia"/>
          <w:lang w:eastAsia="zh-CN"/>
        </w:rPr>
        <w:t xml:space="preserve">   -  防治方法 ：</w:t>
      </w:r>
    </w:p>
    <w:p w14:paraId="7D04C908">
      <w:pPr>
        <w:bidi w:val="0"/>
        <w:rPr>
          <w:rFonts w:hint="eastAsia"/>
          <w:lang w:eastAsia="zh-CN"/>
        </w:rPr>
      </w:pPr>
      <w:r>
        <w:rPr>
          <w:rFonts w:hint="eastAsia"/>
          <w:lang w:eastAsia="zh-CN"/>
        </w:rPr>
        <w:t xml:space="preserve">     - 冬季清园，修剪病枝叶，减少越冬虫源。</w:t>
      </w:r>
    </w:p>
    <w:p w14:paraId="36595BFF">
      <w:pPr>
        <w:bidi w:val="0"/>
        <w:rPr>
          <w:rFonts w:hint="eastAsia"/>
          <w:lang w:eastAsia="zh-CN"/>
        </w:rPr>
      </w:pPr>
      <w:r>
        <w:rPr>
          <w:rFonts w:hint="eastAsia"/>
          <w:lang w:eastAsia="zh-CN"/>
        </w:rPr>
        <w:t xml:space="preserve">     - 统一放梢，抹除零星早秋梢。</w:t>
      </w:r>
    </w:p>
    <w:p w14:paraId="314FBF30">
      <w:pPr>
        <w:bidi w:val="0"/>
        <w:rPr>
          <w:rFonts w:hint="eastAsia"/>
          <w:lang w:eastAsia="zh-CN"/>
        </w:rPr>
      </w:pPr>
      <w:r>
        <w:rPr>
          <w:rFonts w:hint="eastAsia"/>
          <w:lang w:eastAsia="zh-CN"/>
        </w:rPr>
        <w:t xml:space="preserve">     - 药剂防治：使用800～1000倍液高效氯氟氰菊酯或20%丁硫·克百威1000倍液，每隔7～10天喷一次，连续喷洒3次。</w:t>
      </w:r>
    </w:p>
    <w:p w14:paraId="2A534A8C">
      <w:pPr>
        <w:bidi w:val="0"/>
        <w:rPr>
          <w:rFonts w:hint="eastAsia"/>
          <w:lang w:eastAsia="zh-CN"/>
        </w:rPr>
      </w:pPr>
    </w:p>
    <w:p w14:paraId="2E483808">
      <w:pPr>
        <w:bidi w:val="0"/>
        <w:rPr>
          <w:rFonts w:hint="eastAsia"/>
          <w:lang w:eastAsia="zh-CN"/>
        </w:rPr>
      </w:pPr>
      <w:r>
        <w:rPr>
          <w:rFonts w:hint="eastAsia"/>
          <w:lang w:eastAsia="zh-CN"/>
        </w:rPr>
        <w:t xml:space="preserve">3.  木虱 </w:t>
      </w:r>
    </w:p>
    <w:p w14:paraId="552C1FFB">
      <w:pPr>
        <w:bidi w:val="0"/>
        <w:rPr>
          <w:rFonts w:hint="eastAsia"/>
          <w:lang w:eastAsia="zh-CN"/>
        </w:rPr>
      </w:pPr>
      <w:r>
        <w:rPr>
          <w:rFonts w:hint="eastAsia"/>
          <w:lang w:eastAsia="zh-CN"/>
        </w:rPr>
        <w:t xml:space="preserve">   -  症状 ：嫩枝和嫩叶被吸食，导致干枯、萎缩，传播黄龙病。</w:t>
      </w:r>
    </w:p>
    <w:p w14:paraId="705313A5">
      <w:pPr>
        <w:bidi w:val="0"/>
        <w:rPr>
          <w:rFonts w:hint="eastAsia"/>
          <w:lang w:eastAsia="zh-CN"/>
        </w:rPr>
      </w:pPr>
      <w:r>
        <w:rPr>
          <w:rFonts w:hint="eastAsia"/>
          <w:lang w:eastAsia="zh-CN"/>
        </w:rPr>
        <w:t xml:space="preserve">   -  防治方法 ：</w:t>
      </w:r>
    </w:p>
    <w:p w14:paraId="32CA5C10">
      <w:pPr>
        <w:bidi w:val="0"/>
        <w:rPr>
          <w:rFonts w:hint="eastAsia"/>
          <w:lang w:eastAsia="zh-CN"/>
        </w:rPr>
      </w:pPr>
      <w:r>
        <w:rPr>
          <w:rFonts w:hint="eastAsia"/>
          <w:lang w:eastAsia="zh-CN"/>
        </w:rPr>
        <w:t xml:space="preserve">     - 种植绿肥，为瓢虫等天敌提供良好环境。</w:t>
      </w:r>
    </w:p>
    <w:p w14:paraId="3118BF3E">
      <w:pPr>
        <w:bidi w:val="0"/>
        <w:rPr>
          <w:rFonts w:hint="eastAsia"/>
          <w:lang w:eastAsia="zh-CN"/>
        </w:rPr>
      </w:pPr>
      <w:r>
        <w:rPr>
          <w:rFonts w:hint="eastAsia"/>
          <w:lang w:eastAsia="zh-CN"/>
        </w:rPr>
        <w:t xml:space="preserve">     - 春、夏、秋梢期用22%奥沙螨1000倍液均匀喷雾，或8%乐斯本1000倍液交替用药。</w:t>
      </w:r>
    </w:p>
    <w:p w14:paraId="67C7ED5D">
      <w:pPr>
        <w:bidi w:val="0"/>
        <w:rPr>
          <w:rFonts w:hint="eastAsia"/>
          <w:lang w:eastAsia="zh-CN"/>
        </w:rPr>
      </w:pPr>
    </w:p>
    <w:p w14:paraId="29CA4C01">
      <w:pPr>
        <w:bidi w:val="0"/>
        <w:rPr>
          <w:rFonts w:hint="eastAsia"/>
          <w:lang w:eastAsia="zh-CN"/>
        </w:rPr>
      </w:pPr>
      <w:r>
        <w:rPr>
          <w:rFonts w:hint="eastAsia"/>
          <w:lang w:eastAsia="zh-CN"/>
        </w:rPr>
        <w:t xml:space="preserve"> 三、综合防治策略</w:t>
      </w:r>
    </w:p>
    <w:p w14:paraId="4136265D">
      <w:pPr>
        <w:bidi w:val="0"/>
        <w:rPr>
          <w:rFonts w:hint="eastAsia"/>
          <w:lang w:eastAsia="zh-CN"/>
        </w:rPr>
      </w:pPr>
      <w:r>
        <w:rPr>
          <w:rFonts w:hint="eastAsia"/>
          <w:lang w:eastAsia="zh-CN"/>
        </w:rPr>
        <w:t>-  农业防治 ：选择抗病品种，合理密植，加强土壤管理，及时清除病残体。</w:t>
      </w:r>
    </w:p>
    <w:p w14:paraId="1E9B72B4">
      <w:pPr>
        <w:bidi w:val="0"/>
        <w:rPr>
          <w:rFonts w:hint="eastAsia"/>
          <w:lang w:eastAsia="zh-CN"/>
        </w:rPr>
      </w:pPr>
      <w:r>
        <w:rPr>
          <w:rFonts w:hint="eastAsia"/>
          <w:lang w:eastAsia="zh-CN"/>
        </w:rPr>
        <w:t>-  生物防治 ：利用天敌昆虫或微生物制剂控制害虫。</w:t>
      </w:r>
    </w:p>
    <w:p w14:paraId="7AFC2266">
      <w:pPr>
        <w:bidi w:val="0"/>
        <w:rPr>
          <w:rFonts w:hint="eastAsia"/>
          <w:lang w:eastAsia="zh-CN"/>
        </w:rPr>
      </w:pPr>
      <w:r>
        <w:rPr>
          <w:rFonts w:hint="eastAsia"/>
          <w:lang w:eastAsia="zh-CN"/>
        </w:rPr>
        <w:t>-  化学防治 ：选择低毒、高效、低残留的农药，严格按照推荐剂量和施药时间进行喷洒，轮换使用不同作用机理的农药。</w:t>
      </w:r>
    </w:p>
    <w:p w14:paraId="1674B087">
      <w:pPr>
        <w:bidi w:val="0"/>
        <w:rPr>
          <w:rFonts w:hint="eastAsia"/>
          <w:lang w:eastAsia="zh-CN"/>
        </w:rPr>
      </w:pPr>
      <w:r>
        <w:rPr>
          <w:rFonts w:hint="eastAsia"/>
          <w:lang w:eastAsia="zh-CN"/>
        </w:rPr>
        <w:t>-  物理防治 ：手工捕捉害虫，使用黄板或粘虫板，设置防虫网。</w:t>
      </w:r>
    </w:p>
    <w:p w14:paraId="4F363389">
      <w:pPr>
        <w:bidi w:val="0"/>
        <w:rPr>
          <w:rFonts w:hint="eastAsia"/>
          <w:lang w:eastAsia="zh-CN"/>
        </w:rPr>
      </w:pPr>
    </w:p>
    <w:p w14:paraId="1C3D91B9">
      <w:pPr>
        <w:bidi w:val="0"/>
        <w:rPr>
          <w:rFonts w:hint="eastAsia"/>
          <w:lang w:eastAsia="zh-CN"/>
        </w:rPr>
      </w:pPr>
      <w:r>
        <w:rPr>
          <w:rFonts w:hint="eastAsia"/>
          <w:lang w:eastAsia="zh-CN"/>
        </w:rPr>
        <w:t>通过以上综合防治措施，可以有效预防和控制卡拉卡拉红肉脐橙的病虫害，确保脐橙的健康生长和高产优质。</w:t>
      </w:r>
    </w:p>
    <w:p w14:paraId="0E767837">
      <w:pPr>
        <w:bidi w:val="0"/>
        <w:rPr>
          <w:rFonts w:hint="eastAsia"/>
          <w:lang w:eastAsia="zh-CN"/>
        </w:rPr>
      </w:pPr>
    </w:p>
    <w:p w14:paraId="078CAE15">
      <w:pPr>
        <w:bidi w:val="0"/>
        <w:rPr>
          <w:rFonts w:hint="eastAsia"/>
          <w:lang w:eastAsia="zh-CN"/>
        </w:rPr>
      </w:pPr>
      <w:r>
        <w:rPr>
          <w:rFonts w:hint="eastAsia"/>
          <w:lang w:eastAsia="zh-CN"/>
        </w:rPr>
        <w:t>以下是卡拉卡拉红肉脐橙种植相关的水肥管理及配方指导信息：</w:t>
      </w:r>
    </w:p>
    <w:p w14:paraId="3F46007A">
      <w:pPr>
        <w:bidi w:val="0"/>
        <w:rPr>
          <w:rFonts w:hint="eastAsia"/>
          <w:lang w:eastAsia="zh-CN"/>
        </w:rPr>
      </w:pPr>
    </w:p>
    <w:p w14:paraId="2DD79CA9">
      <w:pPr>
        <w:bidi w:val="0"/>
        <w:rPr>
          <w:rFonts w:hint="eastAsia"/>
          <w:lang w:eastAsia="zh-CN"/>
        </w:rPr>
      </w:pPr>
      <w:r>
        <w:rPr>
          <w:rFonts w:hint="eastAsia"/>
          <w:lang w:eastAsia="zh-CN"/>
        </w:rPr>
        <w:t xml:space="preserve"> 水肥管理原则</w:t>
      </w:r>
    </w:p>
    <w:p w14:paraId="1AD89222">
      <w:pPr>
        <w:bidi w:val="0"/>
        <w:rPr>
          <w:rFonts w:hint="eastAsia"/>
          <w:lang w:eastAsia="zh-CN"/>
        </w:rPr>
      </w:pPr>
      <w:r>
        <w:rPr>
          <w:rFonts w:hint="eastAsia"/>
          <w:lang w:eastAsia="zh-CN"/>
        </w:rPr>
        <w:t>-测土配方施肥：根据土壤养分状况和脐橙需肥特点，合理确定施肥量和配比，提高肥料利用率。</w:t>
      </w:r>
    </w:p>
    <w:p w14:paraId="6526F43F">
      <w:pPr>
        <w:bidi w:val="0"/>
        <w:rPr>
          <w:rFonts w:hint="eastAsia"/>
          <w:lang w:eastAsia="zh-CN"/>
        </w:rPr>
      </w:pPr>
      <w:r>
        <w:rPr>
          <w:rFonts w:hint="eastAsia"/>
          <w:lang w:eastAsia="zh-CN"/>
        </w:rPr>
        <w:t>-有机无机结合：多施有机肥，合理施用无机肥，改善土壤结构，增加土壤肥力。</w:t>
      </w:r>
    </w:p>
    <w:p w14:paraId="7BD8DA1B">
      <w:pPr>
        <w:bidi w:val="0"/>
        <w:rPr>
          <w:rFonts w:hint="eastAsia"/>
          <w:lang w:eastAsia="zh-CN"/>
        </w:rPr>
      </w:pPr>
      <w:r>
        <w:rPr>
          <w:rFonts w:hint="eastAsia"/>
          <w:lang w:eastAsia="zh-CN"/>
        </w:rPr>
        <w:t>-适时适量灌溉：根据脐橙生长阶段和天气条件，合理安排灌溉时间和量，保持土壤湿润。</w:t>
      </w:r>
    </w:p>
    <w:p w14:paraId="1B9A25F7">
      <w:pPr>
        <w:bidi w:val="0"/>
        <w:rPr>
          <w:rFonts w:hint="eastAsia"/>
          <w:lang w:eastAsia="zh-CN"/>
        </w:rPr>
      </w:pPr>
    </w:p>
    <w:p w14:paraId="3B9E6A6B">
      <w:pPr>
        <w:bidi w:val="0"/>
        <w:rPr>
          <w:rFonts w:hint="eastAsia"/>
          <w:lang w:eastAsia="zh-CN"/>
        </w:rPr>
      </w:pPr>
      <w:r>
        <w:rPr>
          <w:rFonts w:hint="eastAsia"/>
          <w:lang w:eastAsia="zh-CN"/>
        </w:rPr>
        <w:t xml:space="preserve"> 幼树期（1-3年）</w:t>
      </w:r>
    </w:p>
    <w:p w14:paraId="12A9C487">
      <w:pPr>
        <w:bidi w:val="0"/>
        <w:rPr>
          <w:rFonts w:hint="eastAsia"/>
          <w:lang w:eastAsia="zh-CN"/>
        </w:rPr>
      </w:pPr>
      <w:r>
        <w:rPr>
          <w:rFonts w:hint="eastAsia"/>
          <w:lang w:eastAsia="zh-CN"/>
        </w:rPr>
        <w:t>-施肥频率：全年施肥6-8次，春、夏、秋梢抽生前10-15天或抽生后10-15天各一次促梢肥，每次新梢自剪后追施1-2次壮梢肥。</w:t>
      </w:r>
    </w:p>
    <w:p w14:paraId="13979647">
      <w:pPr>
        <w:bidi w:val="0"/>
        <w:rPr>
          <w:rFonts w:hint="eastAsia"/>
          <w:lang w:eastAsia="zh-CN"/>
        </w:rPr>
      </w:pPr>
      <w:r>
        <w:rPr>
          <w:rFonts w:hint="eastAsia"/>
          <w:lang w:eastAsia="zh-CN"/>
        </w:rPr>
        <w:t>-施肥量：每次每株施腐熟有机肥0.25-0.5kg或尿素0.1-0.2kg，加复合肥0.2-0.3kg。随着树龄增大，逐年加大施肥量。</w:t>
      </w:r>
    </w:p>
    <w:p w14:paraId="7483B409">
      <w:pPr>
        <w:bidi w:val="0"/>
        <w:rPr>
          <w:rFonts w:hint="eastAsia"/>
          <w:lang w:eastAsia="zh-CN"/>
        </w:rPr>
      </w:pPr>
      <w:r>
        <w:rPr>
          <w:rFonts w:hint="eastAsia"/>
          <w:lang w:eastAsia="zh-CN"/>
        </w:rPr>
        <w:t>-氮磷钾比例：以1:0.25-0.3:0.5为宜。</w:t>
      </w:r>
    </w:p>
    <w:p w14:paraId="3725B965">
      <w:pPr>
        <w:bidi w:val="0"/>
        <w:rPr>
          <w:rFonts w:hint="eastAsia"/>
          <w:lang w:eastAsia="zh-CN"/>
        </w:rPr>
      </w:pPr>
      <w:bookmarkStart w:id="4" w:name="_GoBack"/>
      <w:bookmarkEnd w:id="4"/>
    </w:p>
    <w:p w14:paraId="18471D3C">
      <w:pPr>
        <w:bidi w:val="0"/>
        <w:rPr>
          <w:rFonts w:hint="eastAsia"/>
          <w:lang w:eastAsia="zh-CN"/>
        </w:rPr>
      </w:pPr>
      <w:r>
        <w:rPr>
          <w:rFonts w:hint="eastAsia"/>
          <w:lang w:eastAsia="zh-CN"/>
        </w:rPr>
        <w:t xml:space="preserve"> 初果树（4-6年）</w:t>
      </w:r>
    </w:p>
    <w:p w14:paraId="2F022CC3">
      <w:pPr>
        <w:bidi w:val="0"/>
        <w:rPr>
          <w:rFonts w:hint="eastAsia"/>
          <w:lang w:eastAsia="zh-CN"/>
        </w:rPr>
      </w:pPr>
      <w:r>
        <w:rPr>
          <w:rFonts w:hint="eastAsia"/>
          <w:lang w:eastAsia="zh-CN"/>
        </w:rPr>
        <w:t>-春芽肥：2月上中旬，尿素0.1-0.4kg，复合肥0.1-0.3kg。</w:t>
      </w:r>
    </w:p>
    <w:p w14:paraId="3C835C8D">
      <w:pPr>
        <w:bidi w:val="0"/>
        <w:rPr>
          <w:rFonts w:hint="eastAsia"/>
          <w:lang w:eastAsia="zh-CN"/>
        </w:rPr>
      </w:pPr>
      <w:r>
        <w:rPr>
          <w:rFonts w:hint="eastAsia"/>
          <w:lang w:eastAsia="zh-CN"/>
        </w:rPr>
        <w:t>-壮果攻秋梢肥：6月中下旬，腐熟枯饼2-3kg，钙镁磷0.5-1kg，硫酸钾0.25-0.3kg或复合肥（15:15:15）0.5-0.75kg加尿素0.3kg。</w:t>
      </w:r>
    </w:p>
    <w:p w14:paraId="7D5181CE">
      <w:pPr>
        <w:bidi w:val="0"/>
        <w:rPr>
          <w:rFonts w:hint="eastAsia"/>
          <w:lang w:eastAsia="zh-CN"/>
        </w:rPr>
      </w:pPr>
      <w:r>
        <w:rPr>
          <w:rFonts w:hint="eastAsia"/>
          <w:lang w:eastAsia="zh-CN"/>
        </w:rPr>
        <w:t>-基肥、采果肥：9-10月，结合扩穴改土，实行冬肥秋施，株施粗有机肥30kg，饼肥3-4kg，石灰1kg，磷肥1kg。采果后，株施尿素0.15-0.3kg或沼液、稀薄腐熟枯饼水20kg。</w:t>
      </w:r>
    </w:p>
    <w:p w14:paraId="063547CD">
      <w:pPr>
        <w:bidi w:val="0"/>
        <w:rPr>
          <w:rFonts w:hint="eastAsia"/>
          <w:lang w:eastAsia="zh-CN"/>
        </w:rPr>
      </w:pPr>
    </w:p>
    <w:p w14:paraId="0F6B0D93">
      <w:pPr>
        <w:bidi w:val="0"/>
        <w:rPr>
          <w:rFonts w:hint="eastAsia"/>
          <w:lang w:eastAsia="zh-CN"/>
        </w:rPr>
      </w:pPr>
      <w:r>
        <w:rPr>
          <w:rFonts w:hint="eastAsia"/>
          <w:lang w:eastAsia="zh-CN"/>
        </w:rPr>
        <w:t xml:space="preserve"> 盛果树（7年及以上）</w:t>
      </w:r>
    </w:p>
    <w:p w14:paraId="39349170">
      <w:pPr>
        <w:bidi w:val="0"/>
        <w:rPr>
          <w:rFonts w:hint="eastAsia"/>
          <w:lang w:eastAsia="zh-CN"/>
        </w:rPr>
      </w:pPr>
      <w:r>
        <w:rPr>
          <w:rFonts w:hint="eastAsia"/>
          <w:lang w:eastAsia="zh-CN"/>
        </w:rPr>
        <w:t>-春芽肥：2月中下旬，腐熟枯饼1.5-2kg，磷肥0.3-0.5kg，复合肥0.5-1kg。</w:t>
      </w:r>
    </w:p>
    <w:p w14:paraId="5CB06072">
      <w:pPr>
        <w:bidi w:val="0"/>
        <w:rPr>
          <w:rFonts w:hint="eastAsia"/>
          <w:lang w:eastAsia="zh-CN"/>
        </w:rPr>
      </w:pPr>
      <w:r>
        <w:rPr>
          <w:rFonts w:hint="eastAsia"/>
          <w:lang w:eastAsia="zh-CN"/>
        </w:rPr>
        <w:t>-壮果肥：6月中下旬，腐熟枯饼4-6kg，复合肥0.5-1kg，硫酸钾0.3-0.5kg。</w:t>
      </w:r>
    </w:p>
    <w:p w14:paraId="53E30E69">
      <w:pPr>
        <w:bidi w:val="0"/>
        <w:rPr>
          <w:rFonts w:hint="eastAsia"/>
          <w:lang w:eastAsia="zh-CN"/>
        </w:rPr>
      </w:pPr>
      <w:r>
        <w:rPr>
          <w:rFonts w:hint="eastAsia"/>
          <w:lang w:eastAsia="zh-CN"/>
        </w:rPr>
        <w:t>-基肥、采果肥：9-10月，结合扩穴改土，实行冬肥秋施，株施粗有机肥35-40kg，饼肥4-5kg，石灰1kg，磷肥1-1.5kg，采果后，株施腐熟枯饼1-1.5kg、磷肥0.5kg，复合肥0.5kg。</w:t>
      </w:r>
    </w:p>
    <w:p w14:paraId="3C282F09">
      <w:pPr>
        <w:bidi w:val="0"/>
        <w:rPr>
          <w:rFonts w:hint="eastAsia"/>
          <w:lang w:eastAsia="zh-CN"/>
        </w:rPr>
      </w:pPr>
      <w:r>
        <w:rPr>
          <w:rFonts w:hint="eastAsia"/>
          <w:lang w:eastAsia="zh-CN"/>
        </w:rPr>
        <w:t xml:space="preserve"> 施肥方法</w:t>
      </w:r>
    </w:p>
    <w:p w14:paraId="288518DF">
      <w:pPr>
        <w:bidi w:val="0"/>
        <w:rPr>
          <w:rFonts w:hint="eastAsia"/>
          <w:lang w:eastAsia="zh-CN"/>
        </w:rPr>
      </w:pPr>
      <w:r>
        <w:rPr>
          <w:rFonts w:hint="eastAsia"/>
          <w:lang w:eastAsia="zh-CN"/>
        </w:rPr>
        <w:t>-土壤施肥：采用环状沟施、条沟施、穴施和土面撒肥等方法。</w:t>
      </w:r>
    </w:p>
    <w:p w14:paraId="777B311E">
      <w:pPr>
        <w:bidi w:val="0"/>
        <w:rPr>
          <w:rFonts w:hint="eastAsia"/>
          <w:lang w:eastAsia="zh-CN"/>
        </w:rPr>
      </w:pPr>
      <w:r>
        <w:rPr>
          <w:rFonts w:hint="eastAsia"/>
          <w:lang w:eastAsia="zh-CN"/>
        </w:rPr>
        <w:t>-叶面施肥：用于补充微量元素和快速提供养分，可喷施尿素、磷酸二氢钾等。</w:t>
      </w:r>
    </w:p>
    <w:p w14:paraId="6FA8A367">
      <w:pPr>
        <w:bidi w:val="0"/>
        <w:rPr>
          <w:rFonts w:hint="eastAsia"/>
          <w:lang w:eastAsia="zh-CN"/>
        </w:rPr>
      </w:pPr>
      <w:r>
        <w:rPr>
          <w:rFonts w:hint="eastAsia"/>
          <w:lang w:eastAsia="zh-CN"/>
        </w:rPr>
        <w:t xml:space="preserve"> 灌溉管理</w:t>
      </w:r>
    </w:p>
    <w:p w14:paraId="13BE09E3">
      <w:pPr>
        <w:bidi w:val="0"/>
        <w:rPr>
          <w:rFonts w:hint="eastAsia"/>
          <w:lang w:eastAsia="zh-CN"/>
        </w:rPr>
      </w:pPr>
      <w:r>
        <w:rPr>
          <w:rFonts w:hint="eastAsia"/>
          <w:lang w:eastAsia="zh-CN"/>
        </w:rPr>
        <w:t>-灌溉时间：在干旱季节，特别是果实膨大期，要及时灌水，保持土壤湿润。</w:t>
      </w:r>
    </w:p>
    <w:p w14:paraId="76C5923C">
      <w:pPr>
        <w:bidi w:val="0"/>
        <w:rPr>
          <w:rFonts w:hint="eastAsia"/>
          <w:lang w:eastAsia="zh-CN"/>
        </w:rPr>
      </w:pPr>
      <w:r>
        <w:rPr>
          <w:rFonts w:hint="eastAsia"/>
          <w:lang w:eastAsia="zh-CN"/>
        </w:rPr>
        <w:t>-灌溉方式：可采用滴灌、微喷灌等方式，提高灌溉效率，减少水分蒸发。</w:t>
      </w:r>
    </w:p>
    <w:p w14:paraId="510238B9">
      <w:pPr>
        <w:bidi w:val="0"/>
        <w:rPr>
          <w:rFonts w:hint="eastAsia"/>
          <w:lang w:eastAsia="zh-CN"/>
        </w:rPr>
      </w:pPr>
      <w:r>
        <w:rPr>
          <w:rFonts w:hint="eastAsia"/>
          <w:lang w:eastAsia="zh-CN"/>
        </w:rPr>
        <w:t xml:space="preserve"> 其他注意事项</w:t>
      </w:r>
    </w:p>
    <w:p w14:paraId="491EDA78">
      <w:pPr>
        <w:bidi w:val="0"/>
        <w:rPr>
          <w:rFonts w:hint="eastAsia"/>
          <w:lang w:eastAsia="zh-CN"/>
        </w:rPr>
      </w:pPr>
      <w:r>
        <w:rPr>
          <w:rFonts w:hint="eastAsia"/>
          <w:lang w:eastAsia="zh-CN"/>
        </w:rPr>
        <w:t>-防止过量施肥：避免因过量施肥导致土壤盐渍化和环境污染。</w:t>
      </w:r>
    </w:p>
    <w:p w14:paraId="1725056A">
      <w:pPr>
        <w:bidi w:val="0"/>
        <w:rPr>
          <w:rFonts w:hint="eastAsia"/>
          <w:lang w:eastAsia="zh-CN"/>
        </w:rPr>
      </w:pPr>
      <w:r>
        <w:rPr>
          <w:rFonts w:hint="eastAsia"/>
          <w:lang w:eastAsia="zh-CN"/>
        </w:rPr>
        <w:t>-结合病虫害防治：在施肥过程中，注意观察植株生长状况，及时发现并处理病虫害问题。</w:t>
      </w:r>
    </w:p>
    <w:p w14:paraId="57DBF3D7">
      <w:pPr>
        <w:bidi w:val="0"/>
        <w:rPr>
          <w:rFonts w:hint="eastAsia"/>
          <w:lang w:eastAsia="zh-CN"/>
        </w:rPr>
      </w:pPr>
    </w:p>
    <w:p w14:paraId="4CB30254">
      <w:pPr>
        <w:bidi w:val="0"/>
        <w:rPr>
          <w:rFonts w:hint="eastAsia"/>
          <w:lang w:eastAsia="zh-CN"/>
        </w:rPr>
      </w:pPr>
      <w:r>
        <w:rPr>
          <w:rFonts w:hint="eastAsia"/>
          <w:lang w:eastAsia="zh-CN"/>
        </w:rPr>
        <w:t>卡拉卡拉脐橙在种植过程中，病虫害防治至关重要。以下是针对其常见病虫害的详细防治指导信息，主要病虫害的防治方法参考了文档中柑橘病虫害的通用防治措施，结合卡拉卡拉脐橙的特点进行阐述： 1. 疮痂病 - 症状表现：主要侵害嫩叶、幼果和新梢等幼嫩组织。叶片受害初期，呈现油渍状黄褐色小圆斑，随后扩大转为蜡黄色，后期病斑木栓化并隆起，多向叶背凸出，叶面凹陷形成灰褐色疮痂斑，严重时叶片扭曲畸形、枯焦脱落；果实发病，花落后出现褐色小斑，后扩大为黄褐色、木栓化突起，导致早期落果，幼果受害后表面粗糙、果小、皮厚、味酸或畸形 。 - 防治方法：新建果园务必选用无病苗木，若苗木来自病区，需用50%苯莱特800倍液浸苗30分钟消毒。冬季全面清园，喷施石硫合剂或多硫化钡，降低病原基数。加强果园的肥水管理，增强树势。在春芽萌动、芽长1 - 2mm和谢花2/3时，及时喷药保护。可选用1:1:100 - 150波尔多液、80%代森锰锌600 - 800倍液、75%百菌清500 - 800倍液等药剂。 2. 脚腐病 - 症状表现：主干基部树皮出现水渍状褐色病斑，伴有酒糟气味，常渗出褐色胶液；病树叶片中脉及侧脉变黄，引发叶落、枝枯；果实发病时，出现圆形淡褐色病斑，后变为褐色水渍状 。 - 防治方法：优先选用抗病砧木进行嫁接，并适当提高接口部位。苗木栽植宜浅，使根颈暴露于地面。低洼地段注意开沟排水，避免积水。及时防治天牛和吉丁虫，减少树干伤口。树盘覆盖时，在离树干15 - 20公分外进行。春、秋两季定期检查病株，用刀刮除病斑，然后涂抹1：1：10倍波尔多浆或50%托布津可湿性粉剂100倍液消毒防治。 3. 炭疽病 - 症状表现：叶片病斑多发生在边缘或先端，可扩大至叶面的1／2，呈圆形或不规则形，边缘深褐色，中央灰白色，上生轮纹状黑色小点，高湿时黑点溢出粉红色粘孢子团，病叶易脱落；枝梢发病，初期为淡褐色小斑，后扩大成近梭形斑，当病部环绕枝梢一周时，枝梢逐渐枯死 。 - 防治方法：及时修剪病枝、清除落叶，并集中销毁，减少侵染源。加强果园的肥水管理，增强树势，提高植株抗病能力。发病初期，可喷洒25%咪鲜胺乳油、70%甲基硫菌灵可湿性粉剂1000倍液、65%代森锌可湿性粉剂400 - 500倍液等药剂，每隔10 - 15天喷1次。 4. 树脂病 - 症状表现：在枝干上表现为流胶和干枯，流胶多发生于主干分叉处和主干上，皮层松软，渗出褐色胶液，后干枯下陷，中部皮层开裂脱落，木质部外露，四周隆起；干枯病部皮层红褐色，潮湿时流胶，木质部浅褐色，病健交界有黄褐色带，树皮可见黑色小颗粒。果实发病称为蒂腐，围绕蒂部出现水渍状、褐色病斑，后向脐部扩展，边缘呈波纹状，最终果实腐烂。叶片受害表现为沙皮症状，病部长出黄褐色或黑褐色胶质小粒点，散生或密集成片，使叶片表面粗糙 。 - 防治方法：加强栽培管理，冬季树干刷白、培土，采收后施有机肥保暖防寒，结合修剪去除病虫枝、枯枝及徒长枝，改善树冠通风透光条件。对已发病的树，春季彻底挖除病组织，用75％酒精消毒伤口，再涂接蜡保护，也可外涂石硫合剂沉渣。还可喷射0.5％波尔多液、50％退菌特500 - 600倍液等进行预防。果实采收时适当早收，剔除病、伤果实，防止贮藏期腐烂。 5. 脂点黄斑病 - 症状表现：主要为害叶片，有时也侵害果实和枝条。春梢叶片多表现为脂点黄斑型，初期叶背出现针头大小褪绿点，对光透视呈半透明状，后形成黄色斑，叶背病斑呈疱疹状黄色突起小粒点，后变为黑褐色脂斑，正面形成不规则黄色病斑，可导致大量落叶；夏梢叶片表现为脂点黄斑与褐色小圆星混合型；秋梢叶片主要为褐色小圆星型，病斑边缘紫褐色，稍隆起，中央灰白色，有的有黑色小粒点。果实上产生红褐色小斑点 。 - 防治方法：冬季彻底扫除地面落叶，烧毁或深埋，减少初侵染菌源。加强栽培管理，对树势衰弱、历年发病重的老树，多施有机肥料，增强树势，提高抗病力。在花落2/3时和结果后雨前喷药防治，每年6 - 7月是药剂防治的关键时期，可选用40％多菌灵、百菌清混合胶悬剂500倍液、50％多菌灵可湿性粉剂600 - 800倍液等药剂。 6. 溃疡病 - 症状表现：叶片在叶背初生针头大的黄色油渍状小斑点，后成圆形斑，表里两面均隆起、木栓化，病斑中部呈火山状开裂，周围有黄色晕环；枝梢病斑与叶片相似，但无黄色晕环，后期病树叶 片脱落、枝梢枯死和早期落果；果实病健部分界处有褐色釉光边缘，严重时枝梢枯死、早期落果 。 - 防治方法：严禁引入带病种子、苗木、繁殖材料和果实。对农具进行酒精消毒，下雨天避免进园进行农事操作。结果树要促春梢和秋梢，控制夏梢和晚秋梢。一旦发病，需使用铜制剂类药物进行化学防治，如氯氧化铜、硫酸铜等。及时剪掉所有病枝病叶病果，集中处理，在各次梢长到1 - 2厘米时喷药，10天左右再喷一次。 7. 红蜘蛛 - 为害状：被害叶面出现无数灰色小斑点，失去原有光泽，严重时全叶失绿变成灰白色，导致大量落叶。 - 防治方法：在3 - 5月或9 - 10月，仔细观察叶片，当每片叶上红蜘蛛数量超过3 - 5头时，及时喷施生物农药或矿质农药，如噻螨酮、螨危、立螨酯、炔螨特、螨育或阿维.螺螨酯等。施药时，务必在晴天对叶片正面、背面，树冠内膛、外围以及主杆枝杆进行均匀喷雾。每次用药间隔10 - 15天，且注意交替使用药剂，防止红蜘蛛产生抗药性。 8. 蚜虫 - 为害状：聚集在新梢上吸食汁液，影响新梢生长，严重时导致新梢扭曲变形 。 - 防治方法：当新梢有蚜率达20 - 25％时，及时喷药防治。可选用吡虫啉、抗蚜威、硫酸烟碱等药剂，均匀喷洒在新梢上。 9. 花蕾蛆 - 为害状：幼虫为害花蕾，使花蕾畸形、肿大，不能正常开放，严重影响柑橘产量 。 - 防治方法：成虫出土期是防治的关键时期。在花蕾期，对地面和树冠进行均匀喷药2 - 3次，也可对地面进行地膜覆盖，阻止成虫出土。及时摘除受害花蕾，煮沸或深埋处理。可选用毒死蜱、宝绿灵、敌杀死等药剂进行防治。 10. 矢尖蚧 - 为害状：以雌虫和若虫群集于植物叶、枝、果实上吸食汁液，并排出蜜露，诱发煤污病，使叶、枝变黄，严重时导致枯枝、落叶、落果，甚至全株枯死 。 - 防治方法：通过修剪，保证树体的通透性，剪除被害虫枝，集中处理，减少虫源。保护和利用自然天敌，维持果园生态平衡。在第一代若虫孵化高峰期，使用99%矿物油100倍 + 5%吡虫啉1000倍液、30%松脂酸钠水乳剂500倍液等药剂进行防治。第一代喷药在5月上中旬，第二代喷药时间在7月中旬，连续喷布2 - 3次。 11. 潜叶蛾 - 为害状：幼虫潜入叶片表皮下取食，形成弯曲的虫道，使叶片卷曲、硬化，易脱落，影响树势和果实品质 。 - 防治方法：采取抹芽控梢、统一放梢的措施。冬春季低温影响潜叶蛾发生，夏秋季节柑橘嫩梢是其食物来源，因此要控制虫源。放梢应抓住潜叶蛾发生低峰期，如小满至芒种（5月下旬至6月上旬）放夏梢，大暑至立秋（7月下旬至8月上旬）放秋梢。放梢时施好三次肥，遵循去零留整、去早留齐、去少留多的原则，当全园70% - 80%的植株抽梢，每株树70% - 80%的枝条抽梢时，一次性统一抹净后放梢。在夏、秋梢长至米粒长时喷药预防，可选用1.8%阿维菌素1500倍或5%吡虫啉1200 - 1500倍液，间隔7 - 10天喷第二次，也可在抗旱浇水时将吡虫啉兑水浇灌根部。 12. 天牛 - 为害状：幼虫蛀食树干和主根，破坏树体的输导组织，导致树势衰弱，严重时树干被蛀空，整株死亡 。 - 防治方法：在5月、7月，用80 - 100倍乐斯本或毒死蜱对树干进行统一喷药。也可采用掏治或堵杀的方法，即用铁丝等工具掏出幼虫，或用药物堵塞虫洞，杀死幼虫。 13. 锈壁虱 - 为害状：主要为害果实和叶片，果实受害后表皮粗糙，呈黑褐色，俗称“黑皮果”，严重影响果实品质和商品价值；叶片受害后失去光泽，光合作用受阻 。 - 防治方法：防治方法与红黄蜘蛛类似（杀卵药除外），可使用代森锰锌等药剂进行防治。在锈壁虱发生初期，及时喷药，注意喷药的均匀性，确保果实和叶片的各个部位都能喷到药剂。 14. 粉虱 - 为害状：柑橘粉虱在橘园世代重叠，以幼虫群集叶背吸食汁液，造成树体营养生长停滞、落叶、新梢抽发少，抑制植物及果实发育。其分泌的蜜露还会诱发煤烟病，使叶片布满霉层，严重影响光合作用，降低产量 。 - 防治方法：使用松脂酸钠水乳剂500倍 + 吡虫啉1000 - 1200倍液进行喷雾防治。利用柑桔粉虱座壳孢菌寄生粉虱幼虫，对粉虱发生较重的果园，悬挂带有被座壳孢菌寄生的柑橘枝叶，提高寄生率。由于柑橘粉虱具有趋黄性，可在柑橘园内设置黄色诱杀板杀灭成虫。</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y">
    <w15:presenceInfo w15:providerId="None" w15:userId="y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NlNTRkZTMzMWEyNjA1YjQ2ZGE5ZDhlY2JlOGVlYmQifQ=="/>
  </w:docVars>
  <w:rsids>
    <w:rsidRoot w:val="00000000"/>
    <w:rsid w:val="06DF5DC1"/>
    <w:rsid w:val="08CD7283"/>
    <w:rsid w:val="093E4F17"/>
    <w:rsid w:val="0A2E4339"/>
    <w:rsid w:val="0AE2221A"/>
    <w:rsid w:val="0B5C156F"/>
    <w:rsid w:val="130D1BB8"/>
    <w:rsid w:val="150513B8"/>
    <w:rsid w:val="150A30ED"/>
    <w:rsid w:val="177C2233"/>
    <w:rsid w:val="189310B2"/>
    <w:rsid w:val="1937411D"/>
    <w:rsid w:val="198072C6"/>
    <w:rsid w:val="1BF76244"/>
    <w:rsid w:val="1EE27185"/>
    <w:rsid w:val="204A64FA"/>
    <w:rsid w:val="20CA13E8"/>
    <w:rsid w:val="24431BDE"/>
    <w:rsid w:val="264C36C4"/>
    <w:rsid w:val="2A2948D7"/>
    <w:rsid w:val="2C1F6D63"/>
    <w:rsid w:val="32C13AF7"/>
    <w:rsid w:val="365B229D"/>
    <w:rsid w:val="393A55AD"/>
    <w:rsid w:val="3AA50AA5"/>
    <w:rsid w:val="42790870"/>
    <w:rsid w:val="484C07B1"/>
    <w:rsid w:val="49BC58E8"/>
    <w:rsid w:val="4A312DCC"/>
    <w:rsid w:val="4C06170A"/>
    <w:rsid w:val="4C360DAD"/>
    <w:rsid w:val="4CC0176E"/>
    <w:rsid w:val="540312AF"/>
    <w:rsid w:val="54EE3DAD"/>
    <w:rsid w:val="58CB56C7"/>
    <w:rsid w:val="58FE6AD1"/>
    <w:rsid w:val="596E1099"/>
    <w:rsid w:val="5F775CBC"/>
    <w:rsid w:val="61101AA6"/>
    <w:rsid w:val="639F486A"/>
    <w:rsid w:val="64BA76E6"/>
    <w:rsid w:val="668C4743"/>
    <w:rsid w:val="6911451D"/>
    <w:rsid w:val="6AAB52E0"/>
    <w:rsid w:val="70580A4E"/>
    <w:rsid w:val="761C66DE"/>
    <w:rsid w:val="77701A6B"/>
    <w:rsid w:val="77F22F4D"/>
    <w:rsid w:val="78A07B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yperlink"/>
    <w:basedOn w:val="8"/>
    <w:qFormat/>
    <w:uiPriority w:val="0"/>
    <w:rPr>
      <w:color w:val="0000FF"/>
      <w:u w:val="single"/>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35746</Words>
  <Characters>38835</Characters>
  <Lines>0</Lines>
  <Paragraphs>0</Paragraphs>
  <TotalTime>34</TotalTime>
  <ScaleCrop>false</ScaleCrop>
  <LinksUpToDate>false</LinksUpToDate>
  <CharactersWithSpaces>40643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2025-03-11T05:57:00Z</dcterms:created>
  <dc:creator>Administrator</dc:creator>
  <cp:lastModifiedBy>WPS_1601791461</cp:lastModifiedBy>
  <dcterms:modified xsi:type="dcterms:W3CDTF">2025-04-30T11:04:42Z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398F8F487F2D415A9A6FCA74258D5C11_12</vt:lpwstr>
  </property>
</Properties>
</file>