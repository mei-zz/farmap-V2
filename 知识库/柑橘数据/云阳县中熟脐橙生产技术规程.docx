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EAB1D">
      <w:pPr>
        <w:jc w:val="center"/>
        <w:rPr>
          <w:rFonts w:ascii="黑体" w:eastAsia="黑体"/>
          <w:b/>
          <w:sz w:val="36"/>
          <w:szCs w:val="36"/>
        </w:rPr>
      </w:pPr>
    </w:p>
    <w:p w14:paraId="5F017865">
      <w:pPr>
        <w:jc w:val="center"/>
        <w:rPr>
          <w:rFonts w:ascii="黑体" w:eastAsia="黑体"/>
          <w:b/>
          <w:sz w:val="36"/>
          <w:szCs w:val="36"/>
        </w:rPr>
      </w:pPr>
    </w:p>
    <w:p w14:paraId="52DBC8C9">
      <w:pPr>
        <w:jc w:val="center"/>
        <w:rPr>
          <w:rFonts w:ascii="黑体" w:eastAsia="黑体"/>
          <w:b/>
          <w:sz w:val="36"/>
          <w:szCs w:val="36"/>
        </w:rPr>
      </w:pPr>
    </w:p>
    <w:p w14:paraId="15F097CC">
      <w:pPr>
        <w:jc w:val="center"/>
        <w:rPr>
          <w:rFonts w:ascii="黑体" w:eastAsia="黑体"/>
          <w:sz w:val="44"/>
          <w:szCs w:val="44"/>
        </w:rPr>
      </w:pPr>
      <w:bookmarkStart w:id="4" w:name="_GoBack"/>
      <w:r>
        <w:rPr>
          <w:rFonts w:hint="eastAsia" w:ascii="黑体" w:eastAsia="黑体"/>
          <w:sz w:val="44"/>
          <w:szCs w:val="44"/>
        </w:rPr>
        <w:t>云阳县中熟脐橙生产技术规程</w:t>
      </w:r>
      <w:bookmarkEnd w:id="4"/>
    </w:p>
    <w:p w14:paraId="07CB34C7">
      <w:pPr>
        <w:pStyle w:val="4"/>
        <w:jc w:val="center"/>
        <w:rPr>
          <w:b/>
          <w:sz w:val="30"/>
          <w:szCs w:val="30"/>
        </w:rPr>
      </w:pPr>
      <w:r>
        <w:rPr>
          <w:rFonts w:ascii="Times New Roman" w:hAnsi="Times New Roman" w:cs="Times New Roman"/>
          <w:color w:val="auto"/>
          <w:kern w:val="2"/>
          <w:sz w:val="30"/>
          <w:szCs w:val="30"/>
        </w:rPr>
        <w:t>Technical Regulation For Late Maturing Sweet Orange Production In Yunyang County of Chongqing City</w:t>
      </w:r>
    </w:p>
    <w:p w14:paraId="149F14B0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7A7B31C9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5C3D996F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3BFED888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2E2F8D14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332B2C41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5788D9AB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3B0D368E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1074BDFC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06D4A542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35157384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59D0199A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0C728FA7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53A40019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5DDFDDE7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54A23672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5A063AB7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67925F48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3EE6A8CE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1D6EB215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2A234CC8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492F9F69">
      <w:pPr>
        <w:spacing w:line="360" w:lineRule="auto"/>
        <w:ind w:firstLine="540" w:firstLineChars="224"/>
        <w:jc w:val="center"/>
        <w:rPr>
          <w:b/>
          <w:sz w:val="24"/>
        </w:rPr>
      </w:pPr>
    </w:p>
    <w:p w14:paraId="60464763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前</w:t>
      </w:r>
      <w:r>
        <w:rPr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言</w:t>
      </w:r>
    </w:p>
    <w:p w14:paraId="0737A85C"/>
    <w:p w14:paraId="3AD3E28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本规程按照</w:t>
      </w:r>
      <w:r>
        <w:rPr>
          <w:sz w:val="32"/>
          <w:szCs w:val="32"/>
        </w:rPr>
        <w:t>GB/T 1.1-2009</w:t>
      </w:r>
      <w:r>
        <w:rPr>
          <w:rFonts w:hint="eastAsia"/>
          <w:sz w:val="32"/>
          <w:szCs w:val="32"/>
        </w:rPr>
        <w:t>给出的规则起草。</w:t>
      </w:r>
    </w:p>
    <w:p w14:paraId="13A5F54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本规程由云阳县</w:t>
      </w:r>
      <w:ins w:id="0" w:author="yy" w:date="2016-09-01T15:36:00Z">
        <w:r>
          <w:rPr>
            <w:rFonts w:hint="eastAsia"/>
            <w:sz w:val="32"/>
            <w:szCs w:val="32"/>
          </w:rPr>
          <w:t>果品产业发展中心</w:t>
        </w:r>
      </w:ins>
      <w:r>
        <w:rPr>
          <w:rFonts w:hint="eastAsia"/>
          <w:sz w:val="32"/>
          <w:szCs w:val="32"/>
        </w:rPr>
        <w:t>提出。</w:t>
      </w:r>
    </w:p>
    <w:p w14:paraId="5E31AD8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本规程由中国农业科学院柑桔研究所、云阳县</w:t>
      </w:r>
      <w:ins w:id="1" w:author="yy" w:date="2016-09-01T15:36:00Z">
        <w:r>
          <w:rPr>
            <w:rFonts w:hint="eastAsia"/>
            <w:sz w:val="32"/>
            <w:szCs w:val="32"/>
          </w:rPr>
          <w:t>果品产业发展中心</w:t>
        </w:r>
      </w:ins>
      <w:r>
        <w:rPr>
          <w:rFonts w:hint="eastAsia"/>
          <w:sz w:val="32"/>
          <w:szCs w:val="32"/>
        </w:rPr>
        <w:t>联合制定。</w:t>
      </w:r>
    </w:p>
    <w:p w14:paraId="6E269D5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本规程主要起草人：淳长品、彭良志、黄启光、周辉、李燕、</w:t>
      </w:r>
      <w:ins w:id="2" w:author="yy" w:date="2016-09-01T15:36:00Z">
        <w:r>
          <w:rPr>
            <w:rFonts w:hint="eastAsia"/>
            <w:sz w:val="32"/>
            <w:szCs w:val="32"/>
          </w:rPr>
          <w:t>戴健修</w:t>
        </w:r>
      </w:ins>
    </w:p>
    <w:p w14:paraId="70C4270C">
      <w:pPr>
        <w:rPr>
          <w:sz w:val="32"/>
          <w:szCs w:val="32"/>
        </w:rPr>
      </w:pPr>
    </w:p>
    <w:p w14:paraId="06819F50"/>
    <w:p w14:paraId="2F3D49A6"/>
    <w:p w14:paraId="09F6A9BB"/>
    <w:p w14:paraId="2BEE6E73"/>
    <w:p w14:paraId="5CD060D6"/>
    <w:p w14:paraId="0B4C7B5B"/>
    <w:p w14:paraId="6606E1DA"/>
    <w:p w14:paraId="03E4BFFE"/>
    <w:p w14:paraId="4D33D07C"/>
    <w:p w14:paraId="7F72E773"/>
    <w:p w14:paraId="7A7216E0"/>
    <w:p w14:paraId="48CF4A5D"/>
    <w:p w14:paraId="7C9654CC"/>
    <w:p w14:paraId="10EDC44E"/>
    <w:p w14:paraId="3C0A9729"/>
    <w:p w14:paraId="012B386B"/>
    <w:p w14:paraId="69A4C473"/>
    <w:p w14:paraId="6967BAE4"/>
    <w:p w14:paraId="6D648152"/>
    <w:p w14:paraId="0116C66E"/>
    <w:p w14:paraId="702337B3"/>
    <w:p w14:paraId="77F31636"/>
    <w:p w14:paraId="5549EFAB"/>
    <w:p w14:paraId="2B427B74"/>
    <w:p w14:paraId="1C53779B">
      <w:pPr>
        <w:jc w:val="center"/>
        <w:rPr>
          <w:rFonts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</w:rPr>
        <w:t>云阳县中熟脐橙生产技术</w:t>
      </w:r>
      <w:r>
        <w:rPr>
          <w:rFonts w:hint="eastAsia" w:ascii="黑体" w:eastAsia="黑体"/>
          <w:sz w:val="44"/>
          <w:szCs w:val="44"/>
        </w:rPr>
        <w:t>规程</w:t>
      </w:r>
    </w:p>
    <w:p w14:paraId="05F1BCA8">
      <w:pPr>
        <w:rPr>
          <w:sz w:val="44"/>
          <w:szCs w:val="44"/>
        </w:rPr>
      </w:pPr>
    </w:p>
    <w:p w14:paraId="1E6DC068">
      <w:pPr>
        <w:rPr>
          <w:sz w:val="32"/>
          <w:szCs w:val="32"/>
        </w:rPr>
      </w:pPr>
      <w:r>
        <w:rPr>
          <w:sz w:val="32"/>
          <w:szCs w:val="32"/>
        </w:rPr>
        <w:t xml:space="preserve">1  </w:t>
      </w:r>
      <w:r>
        <w:rPr>
          <w:rFonts w:hint="eastAsia"/>
          <w:sz w:val="32"/>
          <w:szCs w:val="32"/>
        </w:rPr>
        <w:t>范围</w:t>
      </w:r>
    </w:p>
    <w:p w14:paraId="0D9948F4">
      <w:pPr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本规程规定了云阳县中熟脐橙生产园地选择与规划，品种和砧木选择，栽植，土肥水管理，整形修剪，花果管理，病虫害防治和果实采收、包装、运输和贮存。</w:t>
      </w:r>
    </w:p>
    <w:p w14:paraId="0A354A96">
      <w:pPr>
        <w:rPr>
          <w:sz w:val="32"/>
          <w:szCs w:val="32"/>
        </w:rPr>
      </w:pPr>
      <w:r>
        <w:rPr>
          <w:sz w:val="32"/>
          <w:szCs w:val="32"/>
        </w:rPr>
        <w:t xml:space="preserve">2  </w:t>
      </w:r>
      <w:r>
        <w:rPr>
          <w:rFonts w:hint="eastAsia"/>
          <w:sz w:val="32"/>
          <w:szCs w:val="32"/>
        </w:rPr>
        <w:t>规程性引用文件</w:t>
      </w:r>
    </w:p>
    <w:p w14:paraId="7BC63E51">
      <w:pPr>
        <w:ind w:firstLine="547" w:firstLineChars="171"/>
        <w:rPr>
          <w:sz w:val="32"/>
          <w:szCs w:val="32"/>
        </w:rPr>
      </w:pPr>
      <w:r>
        <w:rPr>
          <w:rFonts w:hint="eastAsia"/>
          <w:sz w:val="32"/>
          <w:szCs w:val="32"/>
        </w:rPr>
        <w:t>下列文件对于本文件的应用是必不可少的。凡是标注日期的引用文件，仅所标注日期的版本适用于本文件。凡是不标注日期的引用文件，其最新版本（包括所有的修改单）适用于本文件。</w:t>
      </w:r>
    </w:p>
    <w:p w14:paraId="58D2DAB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GB/T 9659  </w:t>
      </w:r>
      <w:r>
        <w:rPr>
          <w:rFonts w:hint="eastAsia"/>
          <w:sz w:val="32"/>
          <w:szCs w:val="32"/>
        </w:rPr>
        <w:t>柑橘嫁接苗分级及检验</w:t>
      </w:r>
    </w:p>
    <w:p w14:paraId="37C78BC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GB/T 8321-2000 </w:t>
      </w:r>
      <w:r>
        <w:rPr>
          <w:rFonts w:hint="eastAsia"/>
          <w:sz w:val="32"/>
          <w:szCs w:val="32"/>
        </w:rPr>
        <w:t>农药安全使用准则</w:t>
      </w:r>
    </w:p>
    <w:p w14:paraId="19AAD3B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GB 4285-89 </w:t>
      </w:r>
      <w:r>
        <w:rPr>
          <w:rFonts w:hint="eastAsia"/>
          <w:sz w:val="32"/>
          <w:szCs w:val="32"/>
        </w:rPr>
        <w:t>农药安全使用规程</w:t>
      </w:r>
    </w:p>
    <w:p w14:paraId="3707F18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NY/T 5015-2002 </w:t>
      </w:r>
      <w:r>
        <w:rPr>
          <w:rFonts w:hint="eastAsia"/>
          <w:sz w:val="32"/>
          <w:szCs w:val="32"/>
        </w:rPr>
        <w:t>无公害食品—柑橘生产技术规程</w:t>
      </w:r>
    </w:p>
    <w:p w14:paraId="28B0B78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NY 5016  </w:t>
      </w:r>
      <w:r>
        <w:rPr>
          <w:rFonts w:hint="eastAsia"/>
          <w:sz w:val="32"/>
          <w:szCs w:val="32"/>
        </w:rPr>
        <w:t>无公害食品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柑橘产地环境条件</w:t>
      </w:r>
    </w:p>
    <w:p w14:paraId="64873D86">
      <w:pPr>
        <w:ind w:left="360"/>
        <w:rPr>
          <w:sz w:val="32"/>
          <w:szCs w:val="32"/>
        </w:rPr>
      </w:pPr>
      <w:bookmarkStart w:id="0" w:name="OLE_LINK2"/>
      <w:bookmarkStart w:id="1" w:name="OLE_LINK1"/>
      <w:r>
        <w:rPr>
          <w:sz w:val="32"/>
          <w:szCs w:val="32"/>
        </w:rPr>
        <w:t xml:space="preserve">NY/T 975-2006 </w:t>
      </w:r>
      <w:r>
        <w:rPr>
          <w:rFonts w:hint="eastAsia"/>
          <w:sz w:val="32"/>
          <w:szCs w:val="32"/>
        </w:rPr>
        <w:t>柑橘栽培技术规程</w:t>
      </w:r>
    </w:p>
    <w:bookmarkEnd w:id="0"/>
    <w:bookmarkEnd w:id="1"/>
    <w:p w14:paraId="42AF83DB">
      <w:pPr>
        <w:rPr>
          <w:sz w:val="32"/>
          <w:szCs w:val="32"/>
        </w:rPr>
      </w:pPr>
      <w:r>
        <w:rPr>
          <w:sz w:val="32"/>
          <w:szCs w:val="32"/>
        </w:rPr>
        <w:t xml:space="preserve">3  </w:t>
      </w:r>
      <w:r>
        <w:rPr>
          <w:rFonts w:hint="eastAsia"/>
          <w:sz w:val="32"/>
          <w:szCs w:val="32"/>
        </w:rPr>
        <w:t>要求</w:t>
      </w:r>
    </w:p>
    <w:p w14:paraId="753FBF8E">
      <w:pPr>
        <w:ind w:left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3.1  </w:t>
      </w:r>
      <w:r>
        <w:rPr>
          <w:rFonts w:hint="eastAsia"/>
          <w:color w:val="000000"/>
          <w:sz w:val="32"/>
          <w:szCs w:val="32"/>
        </w:rPr>
        <w:t>园地选择与规划</w:t>
      </w:r>
    </w:p>
    <w:p w14:paraId="2E3FD96B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3.1.1  </w:t>
      </w:r>
      <w:r>
        <w:rPr>
          <w:rFonts w:hint="eastAsia" w:cs="宋体"/>
          <w:color w:val="000000"/>
          <w:kern w:val="0"/>
          <w:sz w:val="32"/>
          <w:szCs w:val="32"/>
        </w:rPr>
        <w:t>园地选择</w:t>
      </w:r>
    </w:p>
    <w:p w14:paraId="04CAC550">
      <w:pPr>
        <w:ind w:left="360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3.1.1.1  </w:t>
      </w:r>
      <w:r>
        <w:rPr>
          <w:rFonts w:hint="eastAsia" w:cs="宋体"/>
          <w:color w:val="000000"/>
          <w:kern w:val="0"/>
          <w:sz w:val="32"/>
          <w:szCs w:val="32"/>
        </w:rPr>
        <w:t>气候条件</w:t>
      </w:r>
    </w:p>
    <w:p w14:paraId="4AC069BB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海拔</w:t>
      </w:r>
      <w:ins w:id="3" w:author="yy" w:date="2016-09-01T15:39:00Z">
        <w:r>
          <w:rPr>
            <w:rFonts w:cs="宋体"/>
            <w:kern w:val="0"/>
            <w:sz w:val="32"/>
            <w:szCs w:val="32"/>
          </w:rPr>
          <w:t>500</w:t>
        </w:r>
      </w:ins>
      <w:r>
        <w:rPr>
          <w:rFonts w:hint="eastAsia" w:cs="宋体"/>
          <w:color w:val="000000"/>
          <w:kern w:val="0"/>
          <w:sz w:val="32"/>
          <w:szCs w:val="32"/>
        </w:rPr>
        <w:t>米以下，年平均温度</w:t>
      </w:r>
      <w:r>
        <w:rPr>
          <w:color w:val="000000"/>
          <w:kern w:val="0"/>
          <w:sz w:val="32"/>
          <w:szCs w:val="32"/>
        </w:rPr>
        <w:t>18</w:t>
      </w:r>
      <w:r>
        <w:rPr>
          <w:rFonts w:hint="eastAsia" w:ascii="宋体" w:hAnsi="宋体" w:cs="宋体"/>
          <w:color w:val="000000"/>
          <w:kern w:val="0"/>
          <w:sz w:val="32"/>
          <w:szCs w:val="32"/>
        </w:rPr>
        <w:t>℃</w:t>
      </w:r>
      <w:ins w:id="4" w:author="yy" w:date="2016-09-01T15:39:00Z">
        <w:r>
          <w:rPr>
            <w:rFonts w:hint="eastAsia" w:cs="宋体"/>
            <w:color w:val="000000"/>
            <w:kern w:val="0"/>
            <w:sz w:val="32"/>
            <w:szCs w:val="32"/>
          </w:rPr>
          <w:t>以上</w:t>
        </w:r>
      </w:ins>
      <w:r>
        <w:rPr>
          <w:rFonts w:hint="eastAsia" w:cs="宋体"/>
          <w:color w:val="000000"/>
          <w:kern w:val="0"/>
          <w:sz w:val="32"/>
          <w:szCs w:val="32"/>
        </w:rPr>
        <w:t>，绝对最低温度</w:t>
      </w:r>
      <w:r>
        <w:rPr>
          <w:rFonts w:cs="宋体"/>
          <w:color w:val="000000"/>
          <w:kern w:val="0"/>
          <w:sz w:val="32"/>
          <w:szCs w:val="32"/>
        </w:rPr>
        <w:t>≥</w:t>
      </w:r>
      <w:r>
        <w:rPr>
          <w:color w:val="000000"/>
          <w:kern w:val="0"/>
          <w:sz w:val="32"/>
          <w:szCs w:val="32"/>
        </w:rPr>
        <w:t>–</w:t>
      </w:r>
      <w:r>
        <w:rPr>
          <w:rFonts w:hint="eastAsia"/>
          <w:color w:val="000000"/>
          <w:kern w:val="0"/>
          <w:sz w:val="32"/>
          <w:szCs w:val="32"/>
        </w:rPr>
        <w:t>1.5℃，</w:t>
      </w:r>
      <w:r>
        <w:rPr>
          <w:color w:val="000000"/>
          <w:kern w:val="0"/>
          <w:sz w:val="32"/>
          <w:szCs w:val="32"/>
        </w:rPr>
        <w:t>1</w:t>
      </w:r>
      <w:r>
        <w:rPr>
          <w:rFonts w:hint="eastAsia" w:cs="宋体"/>
          <w:color w:val="000000"/>
          <w:kern w:val="0"/>
          <w:sz w:val="32"/>
          <w:szCs w:val="32"/>
        </w:rPr>
        <w:t>月平均温度</w:t>
      </w:r>
      <w:r>
        <w:rPr>
          <w:rFonts w:cs="宋体"/>
          <w:color w:val="000000"/>
          <w:kern w:val="0"/>
          <w:sz w:val="32"/>
          <w:szCs w:val="32"/>
        </w:rPr>
        <w:t>≥7</w:t>
      </w:r>
      <w:r>
        <w:rPr>
          <w:rFonts w:hint="eastAsia" w:ascii="宋体" w:hAnsi="宋体" w:cs="宋体"/>
          <w:color w:val="000000"/>
          <w:kern w:val="0"/>
          <w:sz w:val="32"/>
          <w:szCs w:val="32"/>
        </w:rPr>
        <w:t>℃</w:t>
      </w:r>
      <w:r>
        <w:rPr>
          <w:rFonts w:hint="eastAsia" w:cs="宋体"/>
          <w:color w:val="000000"/>
          <w:kern w:val="0"/>
          <w:sz w:val="32"/>
          <w:szCs w:val="32"/>
        </w:rPr>
        <w:t>，</w:t>
      </w:r>
      <w:r>
        <w:rPr>
          <w:rFonts w:cs="宋体"/>
          <w:color w:val="000000"/>
          <w:kern w:val="0"/>
          <w:sz w:val="32"/>
          <w:szCs w:val="32"/>
        </w:rPr>
        <w:t>≥</w:t>
      </w:r>
      <w:r>
        <w:rPr>
          <w:color w:val="000000"/>
          <w:kern w:val="0"/>
          <w:sz w:val="32"/>
          <w:szCs w:val="32"/>
        </w:rPr>
        <w:t>10</w:t>
      </w:r>
      <w:r>
        <w:rPr>
          <w:rFonts w:hint="eastAsia" w:ascii="宋体" w:hAnsi="宋体" w:cs="宋体"/>
          <w:color w:val="000000"/>
          <w:kern w:val="0"/>
          <w:sz w:val="32"/>
          <w:szCs w:val="32"/>
        </w:rPr>
        <w:t>℃</w:t>
      </w:r>
      <w:r>
        <w:rPr>
          <w:rFonts w:hint="eastAsia" w:cs="宋体"/>
          <w:color w:val="000000"/>
          <w:kern w:val="0"/>
          <w:sz w:val="32"/>
          <w:szCs w:val="32"/>
        </w:rPr>
        <w:t>的年积温5</w:t>
      </w:r>
      <w:r>
        <w:rPr>
          <w:color w:val="000000"/>
          <w:kern w:val="0"/>
          <w:sz w:val="32"/>
          <w:szCs w:val="32"/>
        </w:rPr>
        <w:t>500</w:t>
      </w:r>
      <w:r>
        <w:rPr>
          <w:rFonts w:hint="eastAsia" w:ascii="宋体" w:hAnsi="宋体" w:cs="宋体"/>
          <w:color w:val="000000"/>
          <w:kern w:val="0"/>
          <w:sz w:val="32"/>
          <w:szCs w:val="32"/>
        </w:rPr>
        <w:t>℃</w:t>
      </w:r>
      <w:r>
        <w:rPr>
          <w:rFonts w:hint="eastAsia" w:cs="宋体"/>
          <w:color w:val="000000"/>
          <w:kern w:val="0"/>
          <w:sz w:val="32"/>
          <w:szCs w:val="32"/>
        </w:rPr>
        <w:t>以上。</w:t>
      </w:r>
    </w:p>
    <w:p w14:paraId="40649D6E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3.1.1.2  </w:t>
      </w:r>
      <w:r>
        <w:rPr>
          <w:rFonts w:hint="eastAsia" w:cs="宋体"/>
          <w:color w:val="000000"/>
          <w:kern w:val="0"/>
          <w:sz w:val="32"/>
          <w:szCs w:val="32"/>
        </w:rPr>
        <w:t>土壤条件</w:t>
      </w:r>
    </w:p>
    <w:p w14:paraId="0502289C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土壤质地良好，疏松肥沃，有机质含量</w:t>
      </w:r>
      <w:ins w:id="5" w:author="yy" w:date="2016-09-01T15:52:00Z">
        <w:r>
          <w:rPr>
            <w:color w:val="000000"/>
            <w:kern w:val="0"/>
            <w:sz w:val="32"/>
            <w:szCs w:val="32"/>
          </w:rPr>
          <w:t>1.5%</w:t>
        </w:r>
      </w:ins>
      <w:r>
        <w:rPr>
          <w:rFonts w:hint="eastAsia" w:cs="宋体"/>
          <w:color w:val="000000"/>
          <w:kern w:val="0"/>
          <w:sz w:val="32"/>
          <w:szCs w:val="32"/>
        </w:rPr>
        <w:t>以上，土层深厚，活土层</w:t>
      </w:r>
      <w:r>
        <w:rPr>
          <w:rFonts w:cs="宋体"/>
          <w:color w:val="000000"/>
          <w:kern w:val="0"/>
          <w:sz w:val="32"/>
          <w:szCs w:val="32"/>
        </w:rPr>
        <w:t>6</w:t>
      </w:r>
      <w:r>
        <w:rPr>
          <w:color w:val="000000"/>
          <w:kern w:val="0"/>
          <w:sz w:val="32"/>
          <w:szCs w:val="32"/>
        </w:rPr>
        <w:t>0cm</w:t>
      </w:r>
      <w:r>
        <w:rPr>
          <w:rFonts w:hint="eastAsia" w:cs="宋体"/>
          <w:color w:val="000000"/>
          <w:kern w:val="0"/>
          <w:sz w:val="32"/>
          <w:szCs w:val="32"/>
        </w:rPr>
        <w:t>以上，地下水位</w:t>
      </w:r>
      <w:r>
        <w:rPr>
          <w:color w:val="000000"/>
          <w:kern w:val="0"/>
          <w:sz w:val="32"/>
          <w:szCs w:val="32"/>
        </w:rPr>
        <w:t>1m</w:t>
      </w:r>
      <w:r>
        <w:rPr>
          <w:rFonts w:hint="eastAsia" w:cs="宋体"/>
          <w:color w:val="000000"/>
          <w:kern w:val="0"/>
          <w:sz w:val="32"/>
          <w:szCs w:val="32"/>
        </w:rPr>
        <w:t>以下，土壤</w:t>
      </w:r>
      <w:r>
        <w:rPr>
          <w:rFonts w:cs="宋体"/>
          <w:color w:val="000000"/>
          <w:kern w:val="0"/>
          <w:sz w:val="32"/>
          <w:szCs w:val="32"/>
        </w:rPr>
        <w:t>pH</w:t>
      </w:r>
      <w:r>
        <w:rPr>
          <w:rFonts w:hint="eastAsia" w:cs="宋体"/>
          <w:color w:val="000000"/>
          <w:kern w:val="0"/>
          <w:sz w:val="32"/>
          <w:szCs w:val="32"/>
        </w:rPr>
        <w:t>值</w:t>
      </w:r>
      <w:r>
        <w:rPr>
          <w:rFonts w:cs="宋体"/>
          <w:color w:val="000000"/>
          <w:kern w:val="0"/>
          <w:sz w:val="32"/>
          <w:szCs w:val="32"/>
        </w:rPr>
        <w:t>5.5</w:t>
      </w:r>
      <w:r>
        <w:rPr>
          <w:rFonts w:hint="eastAsia" w:cs="宋体"/>
          <w:color w:val="000000"/>
          <w:kern w:val="0"/>
          <w:sz w:val="32"/>
          <w:szCs w:val="32"/>
        </w:rPr>
        <w:t>～6.5。达不到要求的土地应进行土壤改良。其他按</w:t>
      </w:r>
      <w:r>
        <w:rPr>
          <w:color w:val="000000"/>
          <w:kern w:val="0"/>
          <w:sz w:val="32"/>
          <w:szCs w:val="32"/>
        </w:rPr>
        <w:t>NY 5016</w:t>
      </w:r>
      <w:r>
        <w:rPr>
          <w:rFonts w:hint="eastAsia" w:cs="宋体"/>
          <w:color w:val="000000"/>
          <w:kern w:val="0"/>
          <w:sz w:val="32"/>
          <w:szCs w:val="32"/>
        </w:rPr>
        <w:t>执行。</w:t>
      </w:r>
    </w:p>
    <w:p w14:paraId="1EDE748B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3.1.1.3  </w:t>
      </w:r>
      <w:r>
        <w:rPr>
          <w:rFonts w:hint="eastAsia" w:cs="宋体"/>
          <w:color w:val="000000"/>
          <w:kern w:val="0"/>
          <w:sz w:val="32"/>
          <w:szCs w:val="32"/>
        </w:rPr>
        <w:t>水质</w:t>
      </w:r>
    </w:p>
    <w:p w14:paraId="3BA49FEC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按</w:t>
      </w:r>
      <w:bookmarkStart w:id="2" w:name="OLE_LINK4"/>
      <w:bookmarkStart w:id="3" w:name="OLE_LINK3"/>
      <w:r>
        <w:rPr>
          <w:color w:val="000000"/>
          <w:kern w:val="0"/>
          <w:sz w:val="32"/>
          <w:szCs w:val="32"/>
        </w:rPr>
        <w:t>NY 5016</w:t>
      </w:r>
      <w:bookmarkEnd w:id="2"/>
      <w:bookmarkEnd w:id="3"/>
      <w:r>
        <w:rPr>
          <w:rFonts w:hint="eastAsia" w:cs="宋体"/>
          <w:color w:val="000000"/>
          <w:kern w:val="0"/>
          <w:sz w:val="32"/>
          <w:szCs w:val="32"/>
        </w:rPr>
        <w:t>规定执行。</w:t>
      </w:r>
    </w:p>
    <w:p w14:paraId="33B70AA8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3.1.1.4  </w:t>
      </w:r>
      <w:r>
        <w:rPr>
          <w:rFonts w:hint="eastAsia" w:cs="宋体"/>
          <w:color w:val="000000"/>
          <w:kern w:val="0"/>
          <w:sz w:val="32"/>
          <w:szCs w:val="32"/>
        </w:rPr>
        <w:t>大气质量</w:t>
      </w:r>
    </w:p>
    <w:p w14:paraId="7AD636A7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按</w:t>
      </w:r>
      <w:r>
        <w:rPr>
          <w:color w:val="000000"/>
          <w:kern w:val="0"/>
          <w:sz w:val="32"/>
          <w:szCs w:val="32"/>
        </w:rPr>
        <w:t>NY 5016</w:t>
      </w:r>
      <w:r>
        <w:rPr>
          <w:rFonts w:hint="eastAsia" w:cs="宋体"/>
          <w:color w:val="000000"/>
          <w:kern w:val="0"/>
          <w:sz w:val="32"/>
          <w:szCs w:val="32"/>
        </w:rPr>
        <w:t>规定执行。</w:t>
      </w:r>
    </w:p>
    <w:p w14:paraId="75B23454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3.1.1.5  </w:t>
      </w:r>
      <w:r>
        <w:rPr>
          <w:rFonts w:hint="eastAsia" w:cs="宋体"/>
          <w:color w:val="000000"/>
          <w:kern w:val="0"/>
          <w:sz w:val="32"/>
          <w:szCs w:val="32"/>
        </w:rPr>
        <w:t>地形地势</w:t>
      </w:r>
    </w:p>
    <w:p w14:paraId="2BEFCC8E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ins w:id="6" w:author="yy" w:date="2016-09-01T15:42:00Z">
        <w:r>
          <w:rPr>
            <w:rFonts w:hint="eastAsia" w:cs="宋体"/>
            <w:color w:val="000000"/>
            <w:kern w:val="0"/>
            <w:sz w:val="32"/>
            <w:szCs w:val="32"/>
          </w:rPr>
          <w:t>园地</w:t>
        </w:r>
      </w:ins>
      <w:r>
        <w:rPr>
          <w:rFonts w:hint="eastAsia" w:cs="宋体"/>
          <w:color w:val="000000"/>
          <w:kern w:val="0"/>
          <w:sz w:val="32"/>
          <w:szCs w:val="32"/>
        </w:rPr>
        <w:t>坡度</w:t>
      </w:r>
      <w:ins w:id="7" w:author="yy" w:date="2016-09-01T15:42:00Z">
        <w:r>
          <w:rPr>
            <w:rFonts w:hint="eastAsia" w:cs="宋体"/>
            <w:color w:val="000000"/>
            <w:kern w:val="0"/>
            <w:sz w:val="32"/>
            <w:szCs w:val="32"/>
          </w:rPr>
          <w:t>小于</w:t>
        </w:r>
      </w:ins>
      <w:r>
        <w:rPr>
          <w:color w:val="000000"/>
          <w:kern w:val="0"/>
          <w:sz w:val="32"/>
          <w:szCs w:val="32"/>
        </w:rPr>
        <w:t>20</w:t>
      </w:r>
      <w:r>
        <w:rPr>
          <w:rFonts w:hint="eastAsia"/>
          <w:color w:val="000000"/>
          <w:kern w:val="0"/>
          <w:sz w:val="32"/>
          <w:szCs w:val="32"/>
        </w:rPr>
        <w:t>°</w:t>
      </w:r>
      <w:r>
        <w:rPr>
          <w:rFonts w:hint="eastAsia" w:cs="宋体"/>
          <w:color w:val="000000"/>
          <w:kern w:val="0"/>
          <w:sz w:val="32"/>
          <w:szCs w:val="32"/>
        </w:rPr>
        <w:t>，坡度</w:t>
      </w:r>
      <w:r>
        <w:rPr>
          <w:rFonts w:cs="宋体"/>
          <w:color w:val="000000"/>
          <w:kern w:val="0"/>
          <w:sz w:val="32"/>
          <w:szCs w:val="32"/>
        </w:rPr>
        <w:t>≥</w:t>
      </w:r>
      <w:r>
        <w:rPr>
          <w:color w:val="000000"/>
          <w:kern w:val="0"/>
          <w:sz w:val="32"/>
          <w:szCs w:val="32"/>
        </w:rPr>
        <w:t>8</w:t>
      </w:r>
      <w:r>
        <w:rPr>
          <w:rFonts w:cs="宋体"/>
          <w:color w:val="000000"/>
          <w:kern w:val="0"/>
          <w:sz w:val="32"/>
          <w:szCs w:val="32"/>
        </w:rPr>
        <w:t>°</w:t>
      </w:r>
      <w:r>
        <w:rPr>
          <w:rFonts w:hint="eastAsia" w:cs="宋体"/>
          <w:color w:val="000000"/>
          <w:kern w:val="0"/>
          <w:sz w:val="32"/>
          <w:szCs w:val="32"/>
        </w:rPr>
        <w:t>的山地、丘陵，建园时宜修筑水平梯地。</w:t>
      </w:r>
    </w:p>
    <w:p w14:paraId="43077761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3.1.1.6  </w:t>
      </w:r>
      <w:r>
        <w:rPr>
          <w:rFonts w:hint="eastAsia" w:cs="宋体"/>
          <w:color w:val="000000"/>
          <w:kern w:val="0"/>
          <w:sz w:val="32"/>
          <w:szCs w:val="32"/>
        </w:rPr>
        <w:t>其他</w:t>
      </w:r>
    </w:p>
    <w:p w14:paraId="23529860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按</w:t>
      </w:r>
      <w:r>
        <w:rPr>
          <w:color w:val="000000"/>
          <w:kern w:val="0"/>
          <w:sz w:val="32"/>
          <w:szCs w:val="32"/>
        </w:rPr>
        <w:t>NY 50156</w:t>
      </w:r>
      <w:r>
        <w:rPr>
          <w:rFonts w:hint="eastAsia" w:cs="宋体"/>
          <w:color w:val="000000"/>
          <w:kern w:val="0"/>
          <w:sz w:val="32"/>
          <w:szCs w:val="32"/>
        </w:rPr>
        <w:t>规定执行。</w:t>
      </w:r>
    </w:p>
    <w:p w14:paraId="40132683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3.1.2  </w:t>
      </w:r>
      <w:r>
        <w:rPr>
          <w:rFonts w:hint="eastAsia" w:cs="宋体"/>
          <w:color w:val="000000"/>
          <w:kern w:val="0"/>
          <w:sz w:val="32"/>
          <w:szCs w:val="32"/>
        </w:rPr>
        <w:t>园地规划</w:t>
      </w:r>
    </w:p>
    <w:p w14:paraId="3EFA5419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规划和修建必要的道路、排灌和蓄水、附属建筑等设施，在风口比较大的果园还需营造防护林。防护林宜选择高、中、矮搭配的直立性速生树种，并与柑橘没有共生性病虫害。平地及坡度在</w:t>
      </w:r>
      <w:r>
        <w:rPr>
          <w:rFonts w:cs="宋体"/>
          <w:color w:val="000000"/>
          <w:kern w:val="0"/>
          <w:sz w:val="32"/>
          <w:szCs w:val="32"/>
        </w:rPr>
        <w:t>8°</w:t>
      </w:r>
      <w:r>
        <w:rPr>
          <w:rFonts w:hint="eastAsia" w:cs="宋体"/>
          <w:color w:val="000000"/>
          <w:kern w:val="0"/>
          <w:sz w:val="32"/>
          <w:szCs w:val="32"/>
        </w:rPr>
        <w:t>以下的缓坡地，栽植行为南北向。建议采用长方形栽植。坡度在</w:t>
      </w:r>
      <w:r>
        <w:rPr>
          <w:color w:val="000000"/>
          <w:kern w:val="0"/>
          <w:sz w:val="32"/>
          <w:szCs w:val="32"/>
        </w:rPr>
        <w:t>8</w:t>
      </w:r>
      <w:r>
        <w:rPr>
          <w:rFonts w:cs="宋体"/>
          <w:color w:val="000000"/>
          <w:kern w:val="0"/>
          <w:sz w:val="32"/>
          <w:szCs w:val="32"/>
        </w:rPr>
        <w:t>°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20</w:t>
      </w:r>
      <w:r>
        <w:rPr>
          <w:rFonts w:cs="宋体"/>
          <w:color w:val="000000"/>
          <w:kern w:val="0"/>
          <w:sz w:val="32"/>
          <w:szCs w:val="32"/>
        </w:rPr>
        <w:t>°</w:t>
      </w:r>
      <w:r>
        <w:rPr>
          <w:rFonts w:hint="eastAsia" w:cs="宋体"/>
          <w:color w:val="000000"/>
          <w:kern w:val="0"/>
          <w:sz w:val="32"/>
          <w:szCs w:val="32"/>
        </w:rPr>
        <w:t>的山地、丘陵地，栽植行的行向与梯地走向相同。推荐采用等高栽植。梯地水平走向应有</w:t>
      </w:r>
      <w:r>
        <w:rPr>
          <w:color w:val="000000"/>
          <w:kern w:val="0"/>
          <w:sz w:val="32"/>
          <w:szCs w:val="32"/>
        </w:rPr>
        <w:t>3</w:t>
      </w:r>
      <w:r>
        <w:rPr>
          <w:rFonts w:cs="宋体"/>
          <w:color w:val="000000"/>
          <w:kern w:val="0"/>
          <w:sz w:val="32"/>
          <w:szCs w:val="32"/>
        </w:rPr>
        <w:t>‰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5</w:t>
      </w:r>
      <w:r>
        <w:rPr>
          <w:rFonts w:cs="宋体"/>
          <w:color w:val="000000"/>
          <w:kern w:val="0"/>
          <w:sz w:val="32"/>
          <w:szCs w:val="32"/>
        </w:rPr>
        <w:t>‰</w:t>
      </w:r>
      <w:r>
        <w:rPr>
          <w:rFonts w:hint="eastAsia" w:cs="宋体"/>
          <w:color w:val="000000"/>
          <w:kern w:val="0"/>
          <w:sz w:val="32"/>
          <w:szCs w:val="32"/>
        </w:rPr>
        <w:t>的比降。</w:t>
      </w:r>
    </w:p>
    <w:p w14:paraId="3A787F1F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3.1.3  </w:t>
      </w:r>
      <w:r>
        <w:rPr>
          <w:rFonts w:hint="eastAsia" w:cs="宋体"/>
          <w:color w:val="000000"/>
          <w:kern w:val="0"/>
          <w:sz w:val="32"/>
          <w:szCs w:val="32"/>
        </w:rPr>
        <w:t>品种和砧木选择</w:t>
      </w:r>
    </w:p>
    <w:p w14:paraId="57CF5339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3.1.3.1  </w:t>
      </w:r>
      <w:r>
        <w:rPr>
          <w:rFonts w:hint="eastAsia" w:cs="宋体"/>
          <w:color w:val="000000"/>
          <w:kern w:val="0"/>
          <w:sz w:val="32"/>
          <w:szCs w:val="32"/>
        </w:rPr>
        <w:t>品种选择的依据</w:t>
      </w:r>
    </w:p>
    <w:p w14:paraId="65CB0373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根据柑橘生态区划指标，在最适宜区和适宜区选择优良品种发展无公害柑橘生产。特别注意选择抗病性、抗逆性较强的品种，目前较适宜云阳大量栽植的中熟脐橙品种主要是纽荷尔脐橙。</w:t>
      </w:r>
    </w:p>
    <w:p w14:paraId="7B1DBF88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3.1.3.2  </w:t>
      </w:r>
      <w:r>
        <w:rPr>
          <w:rFonts w:hint="eastAsia" w:cs="宋体"/>
          <w:color w:val="000000"/>
          <w:kern w:val="0"/>
          <w:sz w:val="32"/>
          <w:szCs w:val="32"/>
        </w:rPr>
        <w:t>常用砧木</w:t>
      </w:r>
    </w:p>
    <w:p w14:paraId="254FFD4B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适宜的柑橘砧木有：枳、资阳香橙、枳橙、红橘等。</w:t>
      </w:r>
    </w:p>
    <w:p w14:paraId="3B444642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3.2  </w:t>
      </w:r>
      <w:r>
        <w:rPr>
          <w:rFonts w:hint="eastAsia" w:cs="宋体"/>
          <w:color w:val="000000"/>
          <w:kern w:val="0"/>
          <w:sz w:val="32"/>
          <w:szCs w:val="32"/>
        </w:rPr>
        <w:t>栽植</w:t>
      </w:r>
    </w:p>
    <w:p w14:paraId="7BD8321E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3.2.1  </w:t>
      </w:r>
      <w:r>
        <w:rPr>
          <w:rFonts w:hint="eastAsia" w:cs="宋体"/>
          <w:color w:val="000000"/>
          <w:kern w:val="0"/>
          <w:sz w:val="32"/>
          <w:szCs w:val="32"/>
        </w:rPr>
        <w:t>苗木质量</w:t>
      </w:r>
    </w:p>
    <w:p w14:paraId="43674DF2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应符合</w:t>
      </w:r>
      <w:r>
        <w:rPr>
          <w:color w:val="000000"/>
          <w:kern w:val="0"/>
          <w:sz w:val="32"/>
          <w:szCs w:val="32"/>
        </w:rPr>
        <w:t>GB/T 9659</w:t>
      </w:r>
      <w:r>
        <w:rPr>
          <w:rFonts w:hint="eastAsia" w:cs="宋体"/>
          <w:color w:val="000000"/>
          <w:kern w:val="0"/>
          <w:sz w:val="32"/>
          <w:szCs w:val="32"/>
        </w:rPr>
        <w:t>的有关规定。栽植脱毒容器苗、大苗壮苗。禁止从黄龙病、溃疡病区调入柑桔苗木。</w:t>
      </w:r>
    </w:p>
    <w:p w14:paraId="3A1E4FEA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3.2.2  </w:t>
      </w:r>
      <w:r>
        <w:rPr>
          <w:rFonts w:hint="eastAsia" w:cs="宋体"/>
          <w:color w:val="000000"/>
          <w:kern w:val="0"/>
          <w:sz w:val="32"/>
          <w:szCs w:val="32"/>
        </w:rPr>
        <w:t>栽植时间</w:t>
      </w:r>
    </w:p>
    <w:p w14:paraId="38177C78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适宜栽植时间为春季萌芽前和</w:t>
      </w:r>
      <w:ins w:id="8" w:author="yy" w:date="2016-09-01T15:50:00Z">
        <w:r>
          <w:rPr>
            <w:rFonts w:cs="宋体"/>
            <w:color w:val="000000"/>
            <w:kern w:val="0"/>
            <w:sz w:val="32"/>
            <w:szCs w:val="32"/>
          </w:rPr>
          <w:t>9</w:t>
        </w:r>
      </w:ins>
      <w:ins w:id="9" w:author="yy" w:date="2016-09-01T15:50:00Z">
        <w:r>
          <w:rPr>
            <w:rFonts w:hint="eastAsia" w:cs="宋体"/>
            <w:color w:val="000000"/>
            <w:kern w:val="0"/>
            <w:sz w:val="32"/>
            <w:szCs w:val="32"/>
          </w:rPr>
          <w:t>～</w:t>
        </w:r>
      </w:ins>
      <w:ins w:id="10" w:author="yy" w:date="2016-09-01T15:51:00Z">
        <w:r>
          <w:rPr>
            <w:rFonts w:cs="宋体"/>
            <w:color w:val="000000"/>
            <w:kern w:val="0"/>
            <w:sz w:val="32"/>
            <w:szCs w:val="32"/>
          </w:rPr>
          <w:t>10</w:t>
        </w:r>
      </w:ins>
      <w:r>
        <w:rPr>
          <w:rFonts w:hint="eastAsia" w:cs="宋体"/>
          <w:color w:val="000000"/>
          <w:kern w:val="0"/>
          <w:sz w:val="32"/>
          <w:szCs w:val="32"/>
        </w:rPr>
        <w:t>月；在土温</w:t>
      </w:r>
      <w:r>
        <w:rPr>
          <w:rFonts w:cs="宋体"/>
          <w:color w:val="000000"/>
          <w:kern w:val="0"/>
          <w:sz w:val="32"/>
          <w:szCs w:val="32"/>
        </w:rPr>
        <w:t>15</w:t>
      </w:r>
      <w:ins w:id="11" w:author="yy" w:date="2016-09-01T15:51:00Z">
        <w:r>
          <w:rPr>
            <w:rFonts w:hint="eastAsia" w:cs="宋体"/>
            <w:color w:val="000000"/>
            <w:kern w:val="0"/>
            <w:sz w:val="32"/>
            <w:szCs w:val="32"/>
          </w:rPr>
          <w:t>～</w:t>
        </w:r>
      </w:ins>
      <w:r>
        <w:rPr>
          <w:rFonts w:cs="宋体"/>
          <w:color w:val="000000"/>
          <w:kern w:val="0"/>
          <w:sz w:val="32"/>
          <w:szCs w:val="32"/>
        </w:rPr>
        <w:t>30</w:t>
      </w:r>
      <w:r>
        <w:rPr>
          <w:rFonts w:hint="eastAsia" w:cs="宋体"/>
          <w:color w:val="000000"/>
          <w:kern w:val="0"/>
          <w:sz w:val="32"/>
          <w:szCs w:val="32"/>
        </w:rPr>
        <w:t>℃且无严重干旱时，每次新梢老熟后下次新梢萌发前均可栽植。</w:t>
      </w:r>
      <w:r>
        <w:rPr>
          <w:rFonts w:cs="宋体"/>
          <w:color w:val="000000"/>
          <w:kern w:val="0"/>
          <w:sz w:val="32"/>
          <w:szCs w:val="32"/>
        </w:rPr>
        <w:t>12</w:t>
      </w:r>
      <w:ins w:id="12" w:author="yy" w:date="2016-09-01T15:51:00Z">
        <w:r>
          <w:rPr>
            <w:rFonts w:hint="eastAsia" w:cs="宋体"/>
            <w:color w:val="000000"/>
            <w:kern w:val="0"/>
            <w:sz w:val="32"/>
            <w:szCs w:val="32"/>
          </w:rPr>
          <w:t>～</w:t>
        </w:r>
      </w:ins>
      <w:r>
        <w:rPr>
          <w:rFonts w:cs="宋体"/>
          <w:color w:val="000000"/>
          <w:kern w:val="0"/>
          <w:sz w:val="32"/>
          <w:szCs w:val="32"/>
        </w:rPr>
        <w:t>1</w:t>
      </w:r>
      <w:r>
        <w:rPr>
          <w:rFonts w:hint="eastAsia" w:cs="宋体"/>
          <w:color w:val="000000"/>
          <w:kern w:val="0"/>
          <w:sz w:val="32"/>
          <w:szCs w:val="32"/>
        </w:rPr>
        <w:t>月不宜栽植柑橘苗。</w:t>
      </w:r>
    </w:p>
    <w:p w14:paraId="42DCD309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3.2.3  </w:t>
      </w:r>
      <w:r>
        <w:rPr>
          <w:rFonts w:hint="eastAsia" w:cs="宋体"/>
          <w:color w:val="000000"/>
          <w:kern w:val="0"/>
          <w:sz w:val="32"/>
          <w:szCs w:val="32"/>
        </w:rPr>
        <w:t>栽植密度</w:t>
      </w:r>
    </w:p>
    <w:p w14:paraId="7F3FC1F4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按</w:t>
      </w:r>
      <w:r>
        <w:rPr>
          <w:rFonts w:hint="eastAsia"/>
          <w:color w:val="000000"/>
          <w:kern w:val="0"/>
          <w:sz w:val="32"/>
          <w:szCs w:val="32"/>
        </w:rPr>
        <w:t>每亩</w:t>
      </w:r>
      <w:r>
        <w:rPr>
          <w:rFonts w:hint="eastAsia" w:cs="宋体"/>
          <w:color w:val="000000"/>
          <w:kern w:val="0"/>
          <w:sz w:val="32"/>
          <w:szCs w:val="32"/>
        </w:rPr>
        <w:t>栽植的永久植株数计，根据品种适当调整，一般以</w:t>
      </w:r>
      <w:r>
        <w:rPr>
          <w:color w:val="000000"/>
          <w:kern w:val="0"/>
          <w:sz w:val="32"/>
          <w:szCs w:val="32"/>
        </w:rPr>
        <w:t>40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60</w:t>
      </w:r>
      <w:r>
        <w:rPr>
          <w:rFonts w:hint="eastAsia" w:cs="宋体"/>
          <w:color w:val="000000"/>
          <w:kern w:val="0"/>
          <w:sz w:val="32"/>
          <w:szCs w:val="32"/>
        </w:rPr>
        <w:t>株为宜，株距</w:t>
      </w:r>
      <w:r>
        <w:rPr>
          <w:rFonts w:cs="宋体"/>
          <w:color w:val="000000"/>
          <w:kern w:val="0"/>
          <w:sz w:val="32"/>
          <w:szCs w:val="32"/>
        </w:rPr>
        <w:t>2.5</w:t>
      </w:r>
      <w:r>
        <w:rPr>
          <w:color w:val="000000"/>
          <w:kern w:val="0"/>
          <w:sz w:val="32"/>
          <w:szCs w:val="32"/>
        </w:rPr>
        <w:t xml:space="preserve"> 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3.0</w:t>
      </w:r>
      <w:r>
        <w:rPr>
          <w:color w:val="000000"/>
          <w:kern w:val="0"/>
          <w:sz w:val="32"/>
          <w:szCs w:val="32"/>
        </w:rPr>
        <w:t>m</w:t>
      </w:r>
      <w:r>
        <w:rPr>
          <w:rFonts w:hint="eastAsia"/>
          <w:color w:val="000000"/>
          <w:kern w:val="0"/>
          <w:sz w:val="32"/>
          <w:szCs w:val="32"/>
        </w:rPr>
        <w:t>，</w:t>
      </w:r>
      <w:r>
        <w:rPr>
          <w:rFonts w:hint="eastAsia" w:cs="宋体"/>
          <w:color w:val="000000"/>
          <w:kern w:val="0"/>
          <w:sz w:val="32"/>
          <w:szCs w:val="32"/>
        </w:rPr>
        <w:t>行距</w:t>
      </w:r>
      <w:r>
        <w:rPr>
          <w:color w:val="000000"/>
          <w:kern w:val="0"/>
          <w:sz w:val="32"/>
          <w:szCs w:val="32"/>
        </w:rPr>
        <w:t>4.0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5.0m</w:t>
      </w:r>
      <w:r>
        <w:rPr>
          <w:rFonts w:hint="eastAsia"/>
          <w:color w:val="000000"/>
          <w:kern w:val="0"/>
          <w:sz w:val="32"/>
          <w:szCs w:val="32"/>
        </w:rPr>
        <w:t>。</w:t>
      </w:r>
    </w:p>
    <w:p w14:paraId="1ADFA266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3.2.4  </w:t>
      </w:r>
      <w:r>
        <w:rPr>
          <w:rFonts w:hint="eastAsia" w:cs="宋体"/>
          <w:color w:val="000000"/>
          <w:kern w:val="0"/>
          <w:sz w:val="32"/>
          <w:szCs w:val="32"/>
        </w:rPr>
        <w:t>栽植方法</w:t>
      </w:r>
    </w:p>
    <w:p w14:paraId="324A8776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栽植前应进行定植穴培肥，在栽植点位置，开挖直径</w:t>
      </w:r>
      <w:ins w:id="13" w:author="yy" w:date="2016-09-01T15:52:00Z">
        <w:r>
          <w:rPr>
            <w:rFonts w:hint="eastAsia" w:cs="宋体"/>
            <w:color w:val="000000"/>
            <w:kern w:val="0"/>
            <w:sz w:val="32"/>
            <w:szCs w:val="32"/>
          </w:rPr>
          <w:t>不</w:t>
        </w:r>
      </w:ins>
      <w:ins w:id="14" w:author="yy" w:date="2016-09-01T15:53:00Z">
        <w:r>
          <w:rPr>
            <w:rFonts w:hint="eastAsia" w:cs="宋体"/>
            <w:color w:val="000000"/>
            <w:kern w:val="0"/>
            <w:sz w:val="32"/>
            <w:szCs w:val="32"/>
          </w:rPr>
          <w:t>低于</w:t>
        </w:r>
      </w:ins>
      <w:ins w:id="15" w:author="yy" w:date="2016-09-01T15:53:00Z">
        <w:r>
          <w:rPr>
            <w:rFonts w:cs="宋体"/>
            <w:color w:val="000000"/>
            <w:kern w:val="0"/>
            <w:sz w:val="32"/>
            <w:szCs w:val="32"/>
          </w:rPr>
          <w:t>100cm</w:t>
        </w:r>
      </w:ins>
      <w:r>
        <w:rPr>
          <w:rFonts w:hint="eastAsia" w:cs="宋体"/>
          <w:color w:val="000000"/>
          <w:kern w:val="0"/>
          <w:sz w:val="32"/>
          <w:szCs w:val="32"/>
        </w:rPr>
        <w:t>和深度</w:t>
      </w:r>
      <w:ins w:id="16" w:author="yy" w:date="2016-09-01T15:53:00Z">
        <w:r>
          <w:rPr>
            <w:rFonts w:hint="eastAsia" w:cs="宋体"/>
            <w:color w:val="000000"/>
            <w:kern w:val="0"/>
            <w:sz w:val="32"/>
            <w:szCs w:val="32"/>
          </w:rPr>
          <w:t>不低于</w:t>
        </w:r>
      </w:ins>
      <w:del w:id="17" w:author="yy" w:date="2016-09-01T15:53:00Z">
        <w:r>
          <w:rPr>
            <w:rFonts w:cs="宋体"/>
            <w:color w:val="000000"/>
            <w:kern w:val="0"/>
            <w:sz w:val="32"/>
            <w:szCs w:val="32"/>
          </w:rPr>
          <w:delText>50</w:delText>
        </w:r>
      </w:del>
      <w:del w:id="18" w:author="yy" w:date="2016-09-01T15:53:00Z">
        <w:r>
          <w:rPr>
            <w:rFonts w:hint="eastAsia" w:cs="宋体"/>
            <w:color w:val="000000"/>
            <w:kern w:val="0"/>
            <w:sz w:val="32"/>
            <w:szCs w:val="32"/>
          </w:rPr>
          <w:delText>～</w:delText>
        </w:r>
      </w:del>
      <w:r>
        <w:rPr>
          <w:rFonts w:cs="宋体"/>
          <w:color w:val="000000"/>
          <w:kern w:val="0"/>
          <w:sz w:val="32"/>
          <w:szCs w:val="32"/>
        </w:rPr>
        <w:t>60cm</w:t>
      </w:r>
      <w:r>
        <w:rPr>
          <w:rFonts w:hint="eastAsia" w:cs="宋体"/>
          <w:color w:val="000000"/>
          <w:kern w:val="0"/>
          <w:sz w:val="32"/>
          <w:szCs w:val="32"/>
        </w:rPr>
        <w:t>的定植穴，将细碎肥沃表土和</w:t>
      </w:r>
      <w:del w:id="19" w:author="yy" w:date="2016-09-01T15:53:00Z">
        <w:r>
          <w:rPr>
            <w:rFonts w:hint="eastAsia" w:cs="宋体"/>
            <w:color w:val="000000"/>
            <w:kern w:val="0"/>
            <w:sz w:val="32"/>
            <w:szCs w:val="32"/>
          </w:rPr>
          <w:delText>菜</w:delText>
        </w:r>
      </w:del>
      <w:r>
        <w:rPr>
          <w:rFonts w:hint="eastAsia" w:cs="宋体"/>
          <w:color w:val="000000"/>
          <w:kern w:val="0"/>
          <w:sz w:val="32"/>
          <w:szCs w:val="32"/>
        </w:rPr>
        <w:t>籽饼、</w:t>
      </w:r>
      <w:ins w:id="20" w:author="yy" w:date="2016-09-01T15:54:00Z">
        <w:r>
          <w:rPr>
            <w:rFonts w:hint="eastAsia" w:cs="宋体"/>
            <w:color w:val="000000"/>
            <w:kern w:val="0"/>
            <w:sz w:val="32"/>
            <w:szCs w:val="32"/>
          </w:rPr>
          <w:t>经无害化</w:t>
        </w:r>
      </w:ins>
      <w:ins w:id="21" w:author="yy" w:date="2016-09-01T15:55:00Z">
        <w:r>
          <w:rPr>
            <w:rFonts w:hint="eastAsia" w:cs="宋体"/>
            <w:color w:val="000000"/>
            <w:kern w:val="0"/>
            <w:sz w:val="32"/>
            <w:szCs w:val="32"/>
          </w:rPr>
          <w:t>处理且</w:t>
        </w:r>
      </w:ins>
      <w:ins w:id="22" w:author="yy" w:date="2016-09-01T15:54:00Z">
        <w:r>
          <w:rPr>
            <w:rFonts w:hint="eastAsia" w:cs="宋体"/>
            <w:color w:val="000000"/>
            <w:kern w:val="0"/>
            <w:sz w:val="32"/>
            <w:szCs w:val="32"/>
          </w:rPr>
          <w:t>重金属含量达标的</w:t>
        </w:r>
      </w:ins>
      <w:ins w:id="23" w:author="yy" w:date="2016-09-01T15:55:00Z">
        <w:r>
          <w:rPr>
            <w:rFonts w:hint="eastAsia" w:cs="宋体"/>
            <w:color w:val="000000"/>
            <w:kern w:val="0"/>
            <w:sz w:val="32"/>
            <w:szCs w:val="32"/>
          </w:rPr>
          <w:t>畜禽粪便</w:t>
        </w:r>
      </w:ins>
      <w:ins w:id="24" w:author="yy" w:date="2016-09-01T15:57:00Z">
        <w:r>
          <w:rPr>
            <w:rFonts w:hint="eastAsia" w:cs="宋体"/>
            <w:color w:val="000000"/>
            <w:kern w:val="0"/>
            <w:sz w:val="32"/>
            <w:szCs w:val="32"/>
          </w:rPr>
          <w:t>、堆肥</w:t>
        </w:r>
      </w:ins>
      <w:ins w:id="25" w:author="yy" w:date="2016-09-01T15:58:00Z">
        <w:r>
          <w:rPr>
            <w:rFonts w:hint="eastAsia" w:cs="宋体"/>
            <w:color w:val="000000"/>
            <w:kern w:val="0"/>
            <w:sz w:val="32"/>
            <w:szCs w:val="32"/>
          </w:rPr>
          <w:t>、厩肥或商品有机肥</w:t>
        </w:r>
      </w:ins>
      <w:r>
        <w:rPr>
          <w:rFonts w:hint="eastAsia" w:cs="宋体"/>
          <w:color w:val="000000"/>
          <w:kern w:val="0"/>
          <w:sz w:val="32"/>
          <w:szCs w:val="32"/>
        </w:rPr>
        <w:t>等有机肥混匀回填，使定植穴内土壤有机质达到</w:t>
      </w:r>
      <w:r>
        <w:rPr>
          <w:rFonts w:cs="宋体"/>
          <w:color w:val="000000"/>
          <w:kern w:val="0"/>
          <w:sz w:val="32"/>
          <w:szCs w:val="32"/>
        </w:rPr>
        <w:t>4%</w:t>
      </w:r>
      <w:r>
        <w:rPr>
          <w:rFonts w:hint="eastAsia" w:cs="宋体"/>
          <w:color w:val="000000"/>
          <w:kern w:val="0"/>
          <w:sz w:val="32"/>
          <w:szCs w:val="32"/>
        </w:rPr>
        <w:t>以上，待有机肥充分腐熟后定植苗木。将苗木的根系和枝叶适度修剪后放入穴中央，舒展根系，扶正，边填土边轻轻向上提苗、踏实，使根系与土壤密接。填土后在树苗周围做直径</w:t>
      </w:r>
      <w:r>
        <w:rPr>
          <w:rFonts w:cs="宋体"/>
          <w:color w:val="000000"/>
          <w:kern w:val="0"/>
          <w:sz w:val="32"/>
          <w:szCs w:val="32"/>
        </w:rPr>
        <w:t>0.8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1m</w:t>
      </w:r>
      <w:r>
        <w:rPr>
          <w:rFonts w:hint="eastAsia" w:cs="宋体"/>
          <w:color w:val="000000"/>
          <w:kern w:val="0"/>
          <w:sz w:val="32"/>
          <w:szCs w:val="32"/>
        </w:rPr>
        <w:t>的树盘，浇足定根水后，树盘覆盖杂草或作物秸秆保温保湿。栽植深度以根茎露出地面为宜。</w:t>
      </w:r>
    </w:p>
    <w:p w14:paraId="601B0475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  </w:t>
      </w:r>
      <w:r>
        <w:rPr>
          <w:rFonts w:hint="eastAsia" w:cs="宋体"/>
          <w:color w:val="000000"/>
          <w:kern w:val="0"/>
          <w:sz w:val="32"/>
          <w:szCs w:val="32"/>
        </w:rPr>
        <w:t>土肥水管理</w:t>
      </w:r>
    </w:p>
    <w:p w14:paraId="62440369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3.3.1  </w:t>
      </w:r>
      <w:r>
        <w:rPr>
          <w:rFonts w:hint="eastAsia" w:cs="宋体"/>
          <w:color w:val="000000"/>
          <w:kern w:val="0"/>
          <w:sz w:val="32"/>
          <w:szCs w:val="32"/>
        </w:rPr>
        <w:t>土壤管理</w:t>
      </w:r>
    </w:p>
    <w:p w14:paraId="3F6204E2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3.3.1.1  </w:t>
      </w:r>
      <w:r>
        <w:rPr>
          <w:rFonts w:hint="eastAsia" w:cs="宋体"/>
          <w:color w:val="000000"/>
          <w:kern w:val="0"/>
          <w:sz w:val="32"/>
          <w:szCs w:val="32"/>
        </w:rPr>
        <w:t>深翻扩穴，熟化土壤</w:t>
      </w:r>
    </w:p>
    <w:p w14:paraId="61B7A5E1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深翻扩穴一般在秋梢停长后进行，从树冠外围滴水线处开始，逐年向外扩展</w:t>
      </w:r>
      <w:ins w:id="26" w:author="yy" w:date="2016-09-01T15:56:00Z">
        <w:r>
          <w:rPr>
            <w:color w:val="000000"/>
            <w:kern w:val="0"/>
            <w:sz w:val="32"/>
            <w:szCs w:val="32"/>
          </w:rPr>
          <w:t>40</w:t>
        </w:r>
      </w:ins>
      <w:ins w:id="27" w:author="yy" w:date="2016-09-01T15:56:00Z">
        <w:r>
          <w:rPr>
            <w:rFonts w:hint="eastAsia"/>
            <w:color w:val="000000"/>
            <w:kern w:val="0"/>
            <w:sz w:val="32"/>
            <w:szCs w:val="32"/>
          </w:rPr>
          <w:t>～</w:t>
        </w:r>
      </w:ins>
      <w:ins w:id="28" w:author="yy" w:date="2016-09-01T15:56:00Z">
        <w:r>
          <w:rPr>
            <w:color w:val="000000"/>
            <w:kern w:val="0"/>
            <w:sz w:val="32"/>
            <w:szCs w:val="32"/>
          </w:rPr>
          <w:t>50cm</w:t>
        </w:r>
      </w:ins>
      <w:r>
        <w:rPr>
          <w:rFonts w:hint="eastAsia" w:cs="宋体"/>
          <w:color w:val="000000"/>
          <w:kern w:val="0"/>
          <w:sz w:val="32"/>
          <w:szCs w:val="32"/>
        </w:rPr>
        <w:t>。回填时混以杂草、秸杆或腐熟的人畜粪尿、堆肥、厩肥、饼肥或商品有机肥等，表土放在中下层，心土放在表层，然后对穴内灌足水分。</w:t>
      </w:r>
    </w:p>
    <w:p w14:paraId="69BD52EC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3.3.1.2  </w:t>
      </w:r>
      <w:r>
        <w:rPr>
          <w:rFonts w:hint="eastAsia" w:cs="宋体"/>
          <w:color w:val="000000"/>
          <w:kern w:val="0"/>
          <w:sz w:val="32"/>
          <w:szCs w:val="32"/>
        </w:rPr>
        <w:t>间作或生草</w:t>
      </w:r>
    </w:p>
    <w:p w14:paraId="6291F70D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柑橘园实行季节性生草栽培，种植的间作物或草类应是与柑橘无共生性病虫、浅根、矮杆，以豆科植物和禾本科牧草为宜。</w:t>
      </w:r>
      <w:r>
        <w:rPr>
          <w:rFonts w:cs="宋体"/>
          <w:color w:val="000000"/>
          <w:kern w:val="0"/>
          <w:sz w:val="32"/>
          <w:szCs w:val="32"/>
        </w:rPr>
        <w:t>4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6</w:t>
      </w:r>
      <w:r>
        <w:rPr>
          <w:rFonts w:hint="eastAsia" w:cs="宋体"/>
          <w:color w:val="000000"/>
          <w:kern w:val="0"/>
          <w:sz w:val="32"/>
          <w:szCs w:val="32"/>
        </w:rPr>
        <w:t>月雨季让草生长，草太高影响柑橘树光照时通过刈割控制高度，</w:t>
      </w:r>
      <w:r>
        <w:rPr>
          <w:rFonts w:cs="宋体"/>
          <w:color w:val="000000"/>
          <w:kern w:val="0"/>
          <w:sz w:val="32"/>
          <w:szCs w:val="32"/>
        </w:rPr>
        <w:t>7</w:t>
      </w:r>
      <w:r>
        <w:rPr>
          <w:rFonts w:hint="eastAsia" w:cs="宋体"/>
          <w:color w:val="000000"/>
          <w:kern w:val="0"/>
          <w:sz w:val="32"/>
          <w:szCs w:val="32"/>
        </w:rPr>
        <w:t>月中下旬高温干旱来临时，喷布除草剂杀草覆盖地面，降低土温和减少土壤水分蒸发。果实成熟前</w:t>
      </w:r>
      <w:r>
        <w:rPr>
          <w:rFonts w:cs="宋体"/>
          <w:color w:val="000000"/>
          <w:kern w:val="0"/>
          <w:sz w:val="32"/>
          <w:szCs w:val="32"/>
        </w:rPr>
        <w:t>1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1.5</w:t>
      </w:r>
      <w:r>
        <w:rPr>
          <w:rFonts w:hint="eastAsia" w:cs="宋体"/>
          <w:color w:val="000000"/>
          <w:kern w:val="0"/>
          <w:sz w:val="32"/>
          <w:szCs w:val="32"/>
        </w:rPr>
        <w:t>个月再次喷布除草剂杀草，增强地面反光，改善果实品质。</w:t>
      </w:r>
    </w:p>
    <w:p w14:paraId="6E5E21BB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3.3.1.3  </w:t>
      </w:r>
      <w:r>
        <w:rPr>
          <w:rFonts w:hint="eastAsia" w:cs="宋体"/>
          <w:color w:val="000000"/>
          <w:kern w:val="0"/>
          <w:sz w:val="32"/>
          <w:szCs w:val="32"/>
        </w:rPr>
        <w:t>覆盖与培土</w:t>
      </w:r>
    </w:p>
    <w:p w14:paraId="135A2E68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高温或干旱季节，提倡树盘内用秸杆</w:t>
      </w:r>
      <w:ins w:id="29" w:author="yy" w:date="2016-09-01T16:01:00Z">
        <w:r>
          <w:rPr>
            <w:rFonts w:hint="eastAsia" w:cs="宋体"/>
            <w:color w:val="000000"/>
            <w:kern w:val="0"/>
            <w:sz w:val="32"/>
            <w:szCs w:val="32"/>
          </w:rPr>
          <w:t>、杂草</w:t>
        </w:r>
      </w:ins>
      <w:r>
        <w:rPr>
          <w:rFonts w:hint="eastAsia" w:cs="宋体"/>
          <w:color w:val="000000"/>
          <w:kern w:val="0"/>
          <w:sz w:val="32"/>
          <w:szCs w:val="32"/>
        </w:rPr>
        <w:t>等覆盖，厚度</w:t>
      </w:r>
      <w:r>
        <w:rPr>
          <w:color w:val="000000"/>
          <w:kern w:val="0"/>
          <w:sz w:val="32"/>
          <w:szCs w:val="32"/>
        </w:rPr>
        <w:t>1</w:t>
      </w:r>
      <w:r>
        <w:rPr>
          <w:rFonts w:hint="eastAsia"/>
          <w:color w:val="000000"/>
          <w:kern w:val="0"/>
          <w:sz w:val="32"/>
          <w:szCs w:val="32"/>
        </w:rPr>
        <w:t>5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hint="eastAsia"/>
          <w:color w:val="000000"/>
          <w:kern w:val="0"/>
          <w:sz w:val="32"/>
          <w:szCs w:val="32"/>
        </w:rPr>
        <w:t>20</w:t>
      </w:r>
      <w:r>
        <w:rPr>
          <w:color w:val="000000"/>
          <w:kern w:val="0"/>
          <w:sz w:val="32"/>
          <w:szCs w:val="32"/>
        </w:rPr>
        <w:t>cm</w:t>
      </w:r>
      <w:r>
        <w:rPr>
          <w:rFonts w:hint="eastAsia" w:cs="宋体"/>
          <w:color w:val="000000"/>
          <w:kern w:val="0"/>
          <w:sz w:val="32"/>
          <w:szCs w:val="32"/>
        </w:rPr>
        <w:t>，</w:t>
      </w:r>
      <w:ins w:id="30" w:author="yy" w:date="2016-09-01T16:01:00Z">
        <w:r>
          <w:rPr>
            <w:rFonts w:hint="eastAsia" w:cs="宋体"/>
            <w:color w:val="000000"/>
            <w:kern w:val="0"/>
            <w:sz w:val="32"/>
            <w:szCs w:val="32"/>
          </w:rPr>
          <w:t>也可用无纺布、反光膜等</w:t>
        </w:r>
      </w:ins>
      <w:ins w:id="31" w:author="yy" w:date="2016-09-01T16:02:00Z">
        <w:r>
          <w:rPr>
            <w:rFonts w:hint="eastAsia" w:cs="宋体"/>
            <w:color w:val="000000"/>
            <w:kern w:val="0"/>
            <w:sz w:val="32"/>
            <w:szCs w:val="32"/>
          </w:rPr>
          <w:t>新型覆盖，</w:t>
        </w:r>
      </w:ins>
      <w:r>
        <w:rPr>
          <w:rFonts w:hint="eastAsia" w:cs="宋体"/>
          <w:color w:val="000000"/>
          <w:kern w:val="0"/>
          <w:sz w:val="32"/>
          <w:szCs w:val="32"/>
        </w:rPr>
        <w:t>覆盖物应与根颈保持</w:t>
      </w:r>
      <w:r>
        <w:rPr>
          <w:color w:val="000000"/>
          <w:kern w:val="0"/>
          <w:sz w:val="32"/>
          <w:szCs w:val="32"/>
        </w:rPr>
        <w:t>10cm</w:t>
      </w:r>
      <w:r>
        <w:rPr>
          <w:rFonts w:hint="eastAsia" w:cs="宋体"/>
          <w:color w:val="000000"/>
          <w:kern w:val="0"/>
          <w:sz w:val="32"/>
          <w:szCs w:val="32"/>
        </w:rPr>
        <w:t>左右的距离。培土在冬季中耕松土后进行，可培入无污染或经无害化处理的塘泥、河泥、沙土或柑橘园附近的肥沃土壤，厚度</w:t>
      </w:r>
      <w:r>
        <w:rPr>
          <w:color w:val="000000"/>
          <w:kern w:val="0"/>
          <w:sz w:val="32"/>
          <w:szCs w:val="32"/>
        </w:rPr>
        <w:t>8</w:t>
      </w:r>
      <w:r>
        <w:rPr>
          <w:rFonts w:hint="eastAsia"/>
          <w:color w:val="000000"/>
          <w:kern w:val="0"/>
          <w:sz w:val="32"/>
          <w:szCs w:val="32"/>
        </w:rPr>
        <w:t>cm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10cm</w:t>
      </w:r>
      <w:r>
        <w:rPr>
          <w:rFonts w:hint="eastAsia" w:cs="宋体"/>
          <w:color w:val="000000"/>
          <w:kern w:val="0"/>
          <w:sz w:val="32"/>
          <w:szCs w:val="32"/>
        </w:rPr>
        <w:t>。</w:t>
      </w:r>
    </w:p>
    <w:p w14:paraId="66B7E489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3.3.1.4  </w:t>
      </w:r>
      <w:r>
        <w:rPr>
          <w:rFonts w:hint="eastAsia" w:cs="宋体"/>
          <w:color w:val="000000"/>
          <w:kern w:val="0"/>
          <w:sz w:val="32"/>
          <w:szCs w:val="32"/>
        </w:rPr>
        <w:t>中耕</w:t>
      </w:r>
    </w:p>
    <w:p w14:paraId="177EF5DF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若需中耕，可在春、秋季或采果后进行，每年中耕</w:t>
      </w:r>
      <w:r>
        <w:rPr>
          <w:color w:val="000000"/>
          <w:kern w:val="0"/>
          <w:sz w:val="32"/>
          <w:szCs w:val="32"/>
        </w:rPr>
        <w:t>1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2</w:t>
      </w:r>
      <w:r>
        <w:rPr>
          <w:rFonts w:hint="eastAsia" w:cs="宋体"/>
          <w:color w:val="000000"/>
          <w:kern w:val="0"/>
          <w:sz w:val="32"/>
          <w:szCs w:val="32"/>
        </w:rPr>
        <w:t>次，保持土壤疏松。中耕深度</w:t>
      </w:r>
      <w:r>
        <w:rPr>
          <w:color w:val="000000"/>
          <w:kern w:val="0"/>
          <w:sz w:val="32"/>
          <w:szCs w:val="32"/>
        </w:rPr>
        <w:t>8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15cm</w:t>
      </w:r>
      <w:r>
        <w:rPr>
          <w:rFonts w:hint="eastAsia" w:cs="宋体"/>
          <w:color w:val="000000"/>
          <w:kern w:val="0"/>
          <w:sz w:val="32"/>
          <w:szCs w:val="32"/>
        </w:rPr>
        <w:t>，坡地宜深些，平地宜浅些。雨季不宜中耕。</w:t>
      </w:r>
    </w:p>
    <w:p w14:paraId="4ED83E68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3.3.2  </w:t>
      </w:r>
      <w:r>
        <w:rPr>
          <w:rFonts w:hint="eastAsia" w:cs="宋体"/>
          <w:color w:val="000000"/>
          <w:kern w:val="0"/>
          <w:sz w:val="32"/>
          <w:szCs w:val="32"/>
        </w:rPr>
        <w:t>施肥</w:t>
      </w:r>
    </w:p>
    <w:p w14:paraId="459F8CE8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3.3.2.1  </w:t>
      </w:r>
      <w:r>
        <w:rPr>
          <w:rFonts w:hint="eastAsia" w:cs="宋体"/>
          <w:color w:val="000000"/>
          <w:kern w:val="0"/>
          <w:sz w:val="32"/>
          <w:szCs w:val="32"/>
        </w:rPr>
        <w:t>施肥原则</w:t>
      </w:r>
    </w:p>
    <w:p w14:paraId="28250C30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按</w:t>
      </w:r>
      <w:r>
        <w:rPr>
          <w:color w:val="000000"/>
          <w:kern w:val="0"/>
          <w:sz w:val="32"/>
          <w:szCs w:val="32"/>
        </w:rPr>
        <w:t>NY/T 496</w:t>
      </w:r>
      <w:r>
        <w:rPr>
          <w:rFonts w:cs="宋体"/>
          <w:color w:val="000000"/>
          <w:kern w:val="0"/>
          <w:sz w:val="32"/>
          <w:szCs w:val="32"/>
        </w:rPr>
        <w:t>—</w:t>
      </w:r>
      <w:r>
        <w:rPr>
          <w:color w:val="000000"/>
          <w:kern w:val="0"/>
          <w:sz w:val="32"/>
          <w:szCs w:val="32"/>
        </w:rPr>
        <w:t>2002</w:t>
      </w:r>
      <w:r>
        <w:rPr>
          <w:rFonts w:hint="eastAsia" w:cs="宋体"/>
          <w:color w:val="000000"/>
          <w:kern w:val="0"/>
          <w:sz w:val="32"/>
          <w:szCs w:val="32"/>
        </w:rPr>
        <w:t>规定执行，应充分满足柑橘对各种营养元素的需求，均衡营养。提倡多施有机肥，合理施用无机肥，提倡叶片营养诊断配方施肥。所施用的肥料应为农业行政主管部门登记或免于登记的肥料。限制使用含氯化肥。尽量减少施用大众化配方的单一复合肥。</w:t>
      </w:r>
    </w:p>
    <w:p w14:paraId="0720298A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3.3.2.2  </w:t>
      </w:r>
      <w:r>
        <w:rPr>
          <w:rFonts w:hint="eastAsia" w:cs="宋体"/>
          <w:color w:val="000000"/>
          <w:kern w:val="0"/>
          <w:sz w:val="32"/>
          <w:szCs w:val="32"/>
        </w:rPr>
        <w:t>肥料种类</w:t>
      </w:r>
    </w:p>
    <w:p w14:paraId="252ACEEE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包括有机肥料、微生物肥料、矿物肥料、化肥和叶面肥料。</w:t>
      </w:r>
    </w:p>
    <w:p w14:paraId="12BD4ED4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3.3.2.3  </w:t>
      </w:r>
      <w:r>
        <w:rPr>
          <w:rFonts w:hint="eastAsia" w:cs="宋体"/>
          <w:color w:val="000000"/>
          <w:kern w:val="0"/>
          <w:sz w:val="32"/>
          <w:szCs w:val="32"/>
        </w:rPr>
        <w:t>施肥方法</w:t>
      </w:r>
    </w:p>
    <w:p w14:paraId="2618BEDD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3.3.2.3.1  </w:t>
      </w:r>
      <w:r>
        <w:rPr>
          <w:rFonts w:hint="eastAsia" w:cs="宋体"/>
          <w:color w:val="000000"/>
          <w:kern w:val="0"/>
          <w:sz w:val="32"/>
          <w:szCs w:val="32"/>
        </w:rPr>
        <w:t>土壤施肥</w:t>
      </w:r>
    </w:p>
    <w:p w14:paraId="7C23B8EA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可采用环状沟施、穴施、条沟施、放射沟施等方法。在树冠滴水线外侧挖沟（穴），深度2</w:t>
      </w:r>
      <w:r>
        <w:rPr>
          <w:color w:val="000000"/>
          <w:kern w:val="0"/>
          <w:sz w:val="32"/>
          <w:szCs w:val="32"/>
        </w:rPr>
        <w:t>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4</w:t>
      </w:r>
      <w:r>
        <w:rPr>
          <w:rFonts w:hint="eastAsia"/>
          <w:color w:val="000000"/>
          <w:kern w:val="0"/>
          <w:sz w:val="32"/>
          <w:szCs w:val="32"/>
        </w:rPr>
        <w:t>5</w:t>
      </w:r>
      <w:r>
        <w:rPr>
          <w:color w:val="000000"/>
          <w:kern w:val="0"/>
          <w:sz w:val="32"/>
          <w:szCs w:val="32"/>
        </w:rPr>
        <w:t>cm</w:t>
      </w:r>
      <w:r>
        <w:rPr>
          <w:rFonts w:hint="eastAsia"/>
          <w:color w:val="000000"/>
          <w:kern w:val="0"/>
          <w:sz w:val="32"/>
          <w:szCs w:val="32"/>
        </w:rPr>
        <w:t>，</w:t>
      </w:r>
      <w:ins w:id="32" w:author="yy" w:date="2016-09-02T09:26:00Z">
        <w:r>
          <w:rPr>
            <w:rFonts w:hint="eastAsia"/>
            <w:color w:val="000000"/>
            <w:kern w:val="0"/>
            <w:sz w:val="32"/>
            <w:szCs w:val="32"/>
          </w:rPr>
          <w:t>宽度</w:t>
        </w:r>
      </w:ins>
      <w:ins w:id="33" w:author="yy" w:date="2016-09-02T09:26:00Z">
        <w:r>
          <w:rPr>
            <w:color w:val="000000"/>
            <w:kern w:val="0"/>
            <w:sz w:val="32"/>
            <w:szCs w:val="32"/>
          </w:rPr>
          <w:t>20</w:t>
        </w:r>
      </w:ins>
      <w:ins w:id="34" w:author="yy" w:date="2016-09-02T09:26:00Z">
        <w:r>
          <w:rPr>
            <w:rFonts w:hint="eastAsia"/>
            <w:color w:val="000000"/>
            <w:kern w:val="0"/>
            <w:sz w:val="32"/>
            <w:szCs w:val="32"/>
          </w:rPr>
          <w:t>～</w:t>
        </w:r>
      </w:ins>
      <w:ins w:id="35" w:author="yy" w:date="2016-09-02T09:26:00Z">
        <w:r>
          <w:rPr>
            <w:color w:val="000000"/>
            <w:kern w:val="0"/>
            <w:sz w:val="32"/>
            <w:szCs w:val="32"/>
          </w:rPr>
          <w:t>40cm</w:t>
        </w:r>
      </w:ins>
      <w:ins w:id="36" w:author="yy" w:date="2016-09-02T09:26:00Z">
        <w:r>
          <w:rPr>
            <w:rFonts w:hint="eastAsia"/>
            <w:color w:val="000000"/>
            <w:kern w:val="0"/>
            <w:sz w:val="32"/>
            <w:szCs w:val="32"/>
          </w:rPr>
          <w:t>，施肥沟总长度不低于树</w:t>
        </w:r>
      </w:ins>
      <w:ins w:id="37" w:author="yy" w:date="2016-09-02T09:27:00Z">
        <w:r>
          <w:rPr>
            <w:rFonts w:hint="eastAsia"/>
            <w:color w:val="000000"/>
            <w:kern w:val="0"/>
            <w:sz w:val="32"/>
            <w:szCs w:val="32"/>
          </w:rPr>
          <w:t>冠周长的四分之一，</w:t>
        </w:r>
      </w:ins>
      <w:r>
        <w:rPr>
          <w:rFonts w:hint="eastAsia"/>
          <w:color w:val="000000"/>
          <w:kern w:val="0"/>
          <w:sz w:val="32"/>
          <w:szCs w:val="32"/>
        </w:rPr>
        <w:t>氮素化肥或含氮为主的复合肥宜浅施，磷肥和有机肥宜深施</w:t>
      </w:r>
      <w:r>
        <w:rPr>
          <w:rFonts w:hint="eastAsia" w:cs="宋体"/>
          <w:color w:val="000000"/>
          <w:kern w:val="0"/>
          <w:sz w:val="32"/>
          <w:szCs w:val="32"/>
        </w:rPr>
        <w:t>。东西、南北对称轮换位置施肥。有微喷和滴灌设施的柑橘园，可进行灌溉施肥。如果是施用以有机肥为主的有机-无机复配肥，应将肥料与至少5份土壤混匀后施入。所有肥料切忌干施。</w:t>
      </w:r>
    </w:p>
    <w:p w14:paraId="4A83F2C9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3.3.2.3.2  </w:t>
      </w:r>
      <w:r>
        <w:rPr>
          <w:rFonts w:hint="eastAsia" w:cs="宋体"/>
          <w:color w:val="000000"/>
          <w:kern w:val="0"/>
          <w:sz w:val="32"/>
          <w:szCs w:val="32"/>
        </w:rPr>
        <w:t>叶面追肥</w:t>
      </w:r>
    </w:p>
    <w:p w14:paraId="2C4A256A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在柑橘生长季节可进行叶面追肥，适宜叶面追肥时期为新梢叶片展开期。春梢抽发期、花期以喷施磷、硼、锌肥为主，其他时期以缺补缺。高温干旱期应按使用浓度范围的下限施用，</w:t>
      </w:r>
      <w:r>
        <w:rPr>
          <w:rFonts w:cs="宋体"/>
          <w:color w:val="000000"/>
          <w:kern w:val="0"/>
          <w:sz w:val="32"/>
          <w:szCs w:val="32"/>
        </w:rPr>
        <w:t>9</w:t>
      </w:r>
      <w:r>
        <w:rPr>
          <w:rFonts w:hint="eastAsia" w:cs="宋体"/>
          <w:color w:val="000000"/>
          <w:kern w:val="0"/>
          <w:sz w:val="32"/>
          <w:szCs w:val="32"/>
        </w:rPr>
        <w:t>月开始停施叶面肥，以减少叶面藻害。</w:t>
      </w:r>
    </w:p>
    <w:p w14:paraId="74DD0153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3.3.2.4  </w:t>
      </w:r>
      <w:r>
        <w:rPr>
          <w:rFonts w:hint="eastAsia" w:cs="宋体"/>
          <w:color w:val="000000"/>
          <w:kern w:val="0"/>
          <w:sz w:val="32"/>
          <w:szCs w:val="32"/>
        </w:rPr>
        <w:t>幼树施肥</w:t>
      </w:r>
    </w:p>
    <w:p w14:paraId="0842D3F3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以氮肥为主，配合施用磷、钾肥，少量多次。春、夏、秋梢抽发期施肥至少</w:t>
      </w:r>
      <w:r>
        <w:rPr>
          <w:color w:val="000000"/>
          <w:kern w:val="0"/>
          <w:sz w:val="32"/>
          <w:szCs w:val="32"/>
        </w:rPr>
        <w:t>8</w:t>
      </w:r>
      <w:r>
        <w:rPr>
          <w:rFonts w:hint="eastAsia" w:cs="宋体"/>
          <w:color w:val="000000"/>
          <w:kern w:val="0"/>
          <w:sz w:val="32"/>
          <w:szCs w:val="32"/>
        </w:rPr>
        <w:t>次（3-10月20-30天1次），顶芽自剪至新梢转绿前增施叶面肥。</w:t>
      </w:r>
      <w:r>
        <w:rPr>
          <w:rFonts w:hint="eastAsia"/>
          <w:color w:val="000000"/>
          <w:kern w:val="0"/>
          <w:sz w:val="32"/>
          <w:szCs w:val="32"/>
        </w:rPr>
        <w:t>9月中旬</w:t>
      </w:r>
      <w:r>
        <w:rPr>
          <w:rFonts w:hint="eastAsia" w:cs="宋体"/>
          <w:color w:val="000000"/>
          <w:kern w:val="0"/>
          <w:sz w:val="32"/>
          <w:szCs w:val="32"/>
        </w:rPr>
        <w:t>以后应停止施用氮肥。</w:t>
      </w:r>
      <w:r>
        <w:rPr>
          <w:color w:val="000000"/>
          <w:kern w:val="0"/>
          <w:sz w:val="32"/>
          <w:szCs w:val="32"/>
        </w:rPr>
        <w:t>1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3</w:t>
      </w:r>
      <w:r>
        <w:rPr>
          <w:rFonts w:hint="eastAsia" w:cs="宋体"/>
          <w:color w:val="000000"/>
          <w:kern w:val="0"/>
          <w:sz w:val="32"/>
          <w:szCs w:val="32"/>
        </w:rPr>
        <w:t>年生幼树单株年施纯氮</w:t>
      </w:r>
      <w:r>
        <w:rPr>
          <w:color w:val="000000"/>
          <w:kern w:val="0"/>
          <w:sz w:val="32"/>
          <w:szCs w:val="32"/>
        </w:rPr>
        <w:t>100g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400g</w:t>
      </w:r>
      <w:r>
        <w:rPr>
          <w:rFonts w:hint="eastAsia" w:cs="宋体"/>
          <w:color w:val="000000"/>
          <w:kern w:val="0"/>
          <w:sz w:val="32"/>
          <w:szCs w:val="32"/>
        </w:rPr>
        <w:t>，氮、磷、钾比例以</w:t>
      </w:r>
      <w:r>
        <w:rPr>
          <w:color w:val="000000"/>
          <w:kern w:val="0"/>
          <w:sz w:val="32"/>
          <w:szCs w:val="32"/>
        </w:rPr>
        <w:t>1</w:t>
      </w:r>
      <w:r>
        <w:rPr>
          <w:rFonts w:hint="eastAsia" w:ascii="宋体" w:hAnsi="宋体" w:cs="宋体"/>
          <w:color w:val="000000"/>
          <w:kern w:val="0"/>
          <w:sz w:val="32"/>
          <w:szCs w:val="32"/>
        </w:rPr>
        <w:t>∶</w:t>
      </w:r>
      <w:r>
        <w:rPr>
          <w:color w:val="000000"/>
          <w:kern w:val="0"/>
          <w:sz w:val="32"/>
          <w:szCs w:val="32"/>
        </w:rPr>
        <w:t>0.2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0.3</w:t>
      </w:r>
      <w:r>
        <w:rPr>
          <w:rFonts w:hint="eastAsia" w:ascii="宋体" w:hAnsi="宋体" w:cs="宋体"/>
          <w:color w:val="000000"/>
          <w:kern w:val="0"/>
          <w:sz w:val="32"/>
          <w:szCs w:val="32"/>
        </w:rPr>
        <w:t>∶</w:t>
      </w:r>
      <w:r>
        <w:rPr>
          <w:color w:val="000000"/>
          <w:kern w:val="0"/>
          <w:sz w:val="32"/>
          <w:szCs w:val="32"/>
        </w:rPr>
        <w:t>0.6~0.8</w:t>
      </w:r>
      <w:r>
        <w:rPr>
          <w:rFonts w:hint="eastAsia" w:cs="宋体"/>
          <w:color w:val="000000"/>
          <w:kern w:val="0"/>
          <w:sz w:val="32"/>
          <w:szCs w:val="32"/>
        </w:rPr>
        <w:t>为宜。施肥量应由少到多逐年增加。</w:t>
      </w:r>
    </w:p>
    <w:p w14:paraId="14E35680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3.3.2.5  </w:t>
      </w:r>
      <w:r>
        <w:rPr>
          <w:rFonts w:hint="eastAsia" w:cs="宋体"/>
          <w:color w:val="000000"/>
          <w:kern w:val="0"/>
          <w:sz w:val="32"/>
          <w:szCs w:val="32"/>
        </w:rPr>
        <w:t>结果树施肥</w:t>
      </w:r>
    </w:p>
    <w:p w14:paraId="51DF2A2E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3.3.2.5.1  </w:t>
      </w:r>
      <w:r>
        <w:rPr>
          <w:rFonts w:hint="eastAsia" w:cs="宋体"/>
          <w:color w:val="000000"/>
          <w:kern w:val="0"/>
          <w:sz w:val="32"/>
          <w:szCs w:val="32"/>
        </w:rPr>
        <w:t>施肥量</w:t>
      </w:r>
    </w:p>
    <w:p w14:paraId="76754EF3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以产果</w:t>
      </w:r>
      <w:r>
        <w:rPr>
          <w:color w:val="000000"/>
          <w:kern w:val="0"/>
          <w:sz w:val="32"/>
          <w:szCs w:val="32"/>
        </w:rPr>
        <w:t>100kg</w:t>
      </w:r>
      <w:r>
        <w:rPr>
          <w:rFonts w:hint="eastAsia" w:cs="宋体"/>
          <w:color w:val="000000"/>
          <w:kern w:val="0"/>
          <w:sz w:val="32"/>
          <w:szCs w:val="32"/>
        </w:rPr>
        <w:t>施纯氮</w:t>
      </w:r>
      <w:r>
        <w:rPr>
          <w:rFonts w:cs="宋体"/>
          <w:color w:val="000000"/>
          <w:kern w:val="0"/>
          <w:sz w:val="32"/>
          <w:szCs w:val="32"/>
        </w:rPr>
        <w:t>1</w:t>
      </w:r>
      <w:r>
        <w:rPr>
          <w:color w:val="000000"/>
          <w:kern w:val="0"/>
          <w:sz w:val="32"/>
          <w:szCs w:val="32"/>
        </w:rPr>
        <w:t>.0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1.5</w:t>
      </w:r>
      <w:r>
        <w:rPr>
          <w:color w:val="000000"/>
          <w:kern w:val="0"/>
          <w:sz w:val="32"/>
          <w:szCs w:val="32"/>
        </w:rPr>
        <w:t>kg</w:t>
      </w:r>
      <w:r>
        <w:rPr>
          <w:rFonts w:hint="eastAsia" w:cs="宋体"/>
          <w:color w:val="000000"/>
          <w:kern w:val="0"/>
          <w:sz w:val="32"/>
          <w:szCs w:val="32"/>
        </w:rPr>
        <w:t>，氮、磷、钾比例以</w:t>
      </w:r>
      <w:r>
        <w:rPr>
          <w:color w:val="000000"/>
          <w:kern w:val="0"/>
          <w:sz w:val="32"/>
          <w:szCs w:val="32"/>
        </w:rPr>
        <w:t>1</w:t>
      </w:r>
      <w:r>
        <w:rPr>
          <w:rFonts w:hint="eastAsia" w:ascii="宋体" w:hAnsi="宋体" w:cs="宋体"/>
          <w:color w:val="000000"/>
          <w:kern w:val="0"/>
          <w:sz w:val="32"/>
          <w:szCs w:val="32"/>
        </w:rPr>
        <w:t>∶</w:t>
      </w:r>
      <w:r>
        <w:rPr>
          <w:color w:val="000000"/>
          <w:kern w:val="0"/>
          <w:sz w:val="32"/>
          <w:szCs w:val="32"/>
        </w:rPr>
        <w:t>0.4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0.5</w:t>
      </w:r>
      <w:r>
        <w:rPr>
          <w:rFonts w:hint="eastAsia" w:ascii="宋体" w:hAnsi="宋体" w:cs="宋体"/>
          <w:color w:val="000000"/>
          <w:kern w:val="0"/>
          <w:sz w:val="32"/>
          <w:szCs w:val="32"/>
        </w:rPr>
        <w:t>∶</w:t>
      </w:r>
      <w:r>
        <w:rPr>
          <w:color w:val="000000"/>
          <w:kern w:val="0"/>
          <w:sz w:val="32"/>
          <w:szCs w:val="32"/>
        </w:rPr>
        <w:t>0.8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1.0</w:t>
      </w:r>
      <w:r>
        <w:rPr>
          <w:rFonts w:hint="eastAsia" w:cs="宋体"/>
          <w:color w:val="000000"/>
          <w:kern w:val="0"/>
          <w:sz w:val="32"/>
          <w:szCs w:val="32"/>
        </w:rPr>
        <w:t>为宜。</w:t>
      </w:r>
    </w:p>
    <w:p w14:paraId="5A488445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3.3.2.5.2  </w:t>
      </w:r>
      <w:r>
        <w:rPr>
          <w:rFonts w:hint="eastAsia" w:cs="宋体"/>
          <w:color w:val="000000"/>
          <w:kern w:val="0"/>
          <w:sz w:val="32"/>
          <w:szCs w:val="32"/>
        </w:rPr>
        <w:t>施肥时间及方法</w:t>
      </w:r>
    </w:p>
    <w:p w14:paraId="57B48221">
      <w:pPr>
        <w:widowControl/>
        <w:wordWrap w:val="0"/>
        <w:spacing w:line="330" w:lineRule="atLeast"/>
        <w:ind w:firstLine="640" w:firstLineChars="200"/>
        <w:jc w:val="left"/>
        <w:rPr>
          <w:rFonts w:cs="宋体"/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采果后施足量的有机肥（基肥），氮施用量占全年的</w:t>
      </w:r>
      <w:r>
        <w:rPr>
          <w:color w:val="000000"/>
          <w:kern w:val="0"/>
          <w:sz w:val="32"/>
          <w:szCs w:val="32"/>
        </w:rPr>
        <w:t>20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3</w:t>
      </w:r>
      <w:r>
        <w:rPr>
          <w:color w:val="000000"/>
          <w:kern w:val="0"/>
          <w:sz w:val="32"/>
          <w:szCs w:val="32"/>
        </w:rPr>
        <w:t>0%</w:t>
      </w:r>
      <w:r>
        <w:rPr>
          <w:rFonts w:hint="eastAsia"/>
          <w:color w:val="000000"/>
          <w:kern w:val="0"/>
          <w:sz w:val="32"/>
          <w:szCs w:val="32"/>
        </w:rPr>
        <w:t>，</w:t>
      </w:r>
      <w:r>
        <w:rPr>
          <w:rFonts w:hint="eastAsia" w:cs="宋体"/>
          <w:color w:val="000000"/>
          <w:kern w:val="0"/>
          <w:sz w:val="32"/>
          <w:szCs w:val="32"/>
        </w:rPr>
        <w:t>磷施用量占全年的</w:t>
      </w:r>
      <w:r>
        <w:rPr>
          <w:rFonts w:cs="宋体"/>
          <w:color w:val="000000"/>
          <w:kern w:val="0"/>
          <w:sz w:val="32"/>
          <w:szCs w:val="32"/>
        </w:rPr>
        <w:t>40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60</w:t>
      </w:r>
      <w:r>
        <w:rPr>
          <w:color w:val="000000"/>
          <w:kern w:val="0"/>
          <w:sz w:val="32"/>
          <w:szCs w:val="32"/>
        </w:rPr>
        <w:t>%</w:t>
      </w:r>
      <w:r>
        <w:rPr>
          <w:rFonts w:hint="eastAsia"/>
          <w:color w:val="000000"/>
          <w:kern w:val="0"/>
          <w:sz w:val="32"/>
          <w:szCs w:val="32"/>
        </w:rPr>
        <w:t>，</w:t>
      </w:r>
      <w:r>
        <w:rPr>
          <w:rFonts w:hint="eastAsia" w:cs="宋体"/>
          <w:color w:val="000000"/>
          <w:kern w:val="0"/>
          <w:sz w:val="32"/>
          <w:szCs w:val="32"/>
        </w:rPr>
        <w:t>钾施用量占全年的</w:t>
      </w:r>
      <w:r>
        <w:rPr>
          <w:color w:val="000000"/>
          <w:kern w:val="0"/>
          <w:sz w:val="32"/>
          <w:szCs w:val="32"/>
        </w:rPr>
        <w:t>20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30%</w:t>
      </w:r>
      <w:r>
        <w:rPr>
          <w:rFonts w:hint="eastAsia"/>
          <w:color w:val="000000"/>
          <w:kern w:val="0"/>
          <w:sz w:val="32"/>
          <w:szCs w:val="32"/>
        </w:rPr>
        <w:t>。</w:t>
      </w:r>
      <w:r>
        <w:rPr>
          <w:rFonts w:hint="eastAsia" w:cs="宋体"/>
          <w:color w:val="000000"/>
          <w:kern w:val="0"/>
          <w:sz w:val="32"/>
          <w:szCs w:val="32"/>
        </w:rPr>
        <w:t>花前（萌芽）肥（正常年份在2月）以氮、磷为主，氮、磷、钾施用量各占全年的</w:t>
      </w:r>
      <w:r>
        <w:rPr>
          <w:color w:val="000000"/>
          <w:kern w:val="0"/>
          <w:sz w:val="32"/>
          <w:szCs w:val="32"/>
        </w:rPr>
        <w:t>20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30</w:t>
      </w:r>
      <w:r>
        <w:rPr>
          <w:color w:val="000000"/>
          <w:kern w:val="0"/>
          <w:sz w:val="32"/>
          <w:szCs w:val="32"/>
        </w:rPr>
        <w:t>%</w:t>
      </w:r>
      <w:r>
        <w:rPr>
          <w:rFonts w:hint="eastAsia"/>
          <w:color w:val="000000"/>
          <w:kern w:val="0"/>
          <w:sz w:val="32"/>
          <w:szCs w:val="32"/>
        </w:rPr>
        <w:t>。</w:t>
      </w:r>
      <w:r>
        <w:rPr>
          <w:rFonts w:hint="eastAsia" w:cs="宋体"/>
          <w:color w:val="000000"/>
          <w:kern w:val="0"/>
          <w:sz w:val="32"/>
          <w:szCs w:val="32"/>
        </w:rPr>
        <w:t>壮果促稍肥（正常年份在6-7月）以氮、钾为主，配合施用磷肥，氮和钾施用量占全年的</w:t>
      </w:r>
      <w:r>
        <w:rPr>
          <w:color w:val="000000"/>
          <w:kern w:val="0"/>
          <w:sz w:val="32"/>
          <w:szCs w:val="32"/>
        </w:rPr>
        <w:t>40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60%</w:t>
      </w:r>
      <w:r>
        <w:rPr>
          <w:rFonts w:hint="eastAsia" w:cs="宋体"/>
          <w:color w:val="000000"/>
          <w:kern w:val="0"/>
          <w:sz w:val="32"/>
          <w:szCs w:val="32"/>
        </w:rPr>
        <w:t>，磷施用量占全年的</w:t>
      </w:r>
      <w:r>
        <w:rPr>
          <w:rFonts w:cs="宋体"/>
          <w:color w:val="000000"/>
          <w:kern w:val="0"/>
          <w:sz w:val="32"/>
          <w:szCs w:val="32"/>
        </w:rPr>
        <w:t>1</w:t>
      </w:r>
      <w:r>
        <w:rPr>
          <w:color w:val="000000"/>
          <w:kern w:val="0"/>
          <w:sz w:val="32"/>
          <w:szCs w:val="32"/>
        </w:rPr>
        <w:t>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3</w:t>
      </w:r>
      <w:r>
        <w:rPr>
          <w:color w:val="000000"/>
          <w:kern w:val="0"/>
          <w:sz w:val="32"/>
          <w:szCs w:val="32"/>
        </w:rPr>
        <w:t>0%</w:t>
      </w:r>
      <w:r>
        <w:rPr>
          <w:rFonts w:hint="eastAsia" w:cs="宋体"/>
          <w:color w:val="000000"/>
          <w:kern w:val="0"/>
          <w:sz w:val="32"/>
          <w:szCs w:val="32"/>
        </w:rPr>
        <w:t>。</w:t>
      </w:r>
    </w:p>
    <w:p w14:paraId="46084905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推荐采用配方肥料一次基施，即将树体全年用肥在春芽萌发前按改土方法一次性施入土壤中，其余时间缺啥补啥。</w:t>
      </w:r>
    </w:p>
    <w:p w14:paraId="0FAB7D7A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3.3.3  </w:t>
      </w:r>
      <w:r>
        <w:rPr>
          <w:rFonts w:hint="eastAsia" w:cs="宋体"/>
          <w:color w:val="000000"/>
          <w:kern w:val="0"/>
          <w:sz w:val="32"/>
          <w:szCs w:val="32"/>
        </w:rPr>
        <w:t>水分管理</w:t>
      </w:r>
    </w:p>
    <w:p w14:paraId="32579ABC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3.3.3.1  </w:t>
      </w:r>
      <w:r>
        <w:rPr>
          <w:rFonts w:hint="eastAsia" w:cs="宋体"/>
          <w:color w:val="000000"/>
          <w:kern w:val="0"/>
          <w:sz w:val="32"/>
          <w:szCs w:val="32"/>
        </w:rPr>
        <w:t>灌溉</w:t>
      </w:r>
    </w:p>
    <w:p w14:paraId="41528946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灌溉水质应符合</w:t>
      </w:r>
      <w:r>
        <w:rPr>
          <w:color w:val="000000"/>
          <w:kern w:val="0"/>
          <w:sz w:val="32"/>
          <w:szCs w:val="32"/>
        </w:rPr>
        <w:t>NY 5016</w:t>
      </w:r>
      <w:r>
        <w:rPr>
          <w:rFonts w:hint="eastAsia" w:cs="宋体"/>
          <w:color w:val="000000"/>
          <w:kern w:val="0"/>
          <w:sz w:val="32"/>
          <w:szCs w:val="32"/>
        </w:rPr>
        <w:t>规定。</w:t>
      </w:r>
    </w:p>
    <w:p w14:paraId="0ADE267E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中熟脐橙树在春梢萌动及花期幼果期（</w:t>
      </w:r>
      <w:r>
        <w:rPr>
          <w:color w:val="000000"/>
          <w:kern w:val="0"/>
          <w:sz w:val="32"/>
          <w:szCs w:val="32"/>
        </w:rPr>
        <w:t>3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5</w:t>
      </w:r>
      <w:r>
        <w:rPr>
          <w:rFonts w:hint="eastAsia" w:cs="宋体"/>
          <w:color w:val="000000"/>
          <w:kern w:val="0"/>
          <w:sz w:val="32"/>
          <w:szCs w:val="32"/>
        </w:rPr>
        <w:t>月）和果实膨大期（</w:t>
      </w:r>
      <w:r>
        <w:rPr>
          <w:rFonts w:cs="宋体"/>
          <w:color w:val="000000"/>
          <w:kern w:val="0"/>
          <w:sz w:val="32"/>
          <w:szCs w:val="32"/>
        </w:rPr>
        <w:t>8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10</w:t>
      </w:r>
      <w:r>
        <w:rPr>
          <w:rFonts w:hint="eastAsia" w:cs="宋体"/>
          <w:color w:val="000000"/>
          <w:kern w:val="0"/>
          <w:sz w:val="32"/>
          <w:szCs w:val="32"/>
        </w:rPr>
        <w:t>月）对水分敏感。此期若发生干旱应及时灌溉，但在采果前</w:t>
      </w:r>
      <w:r>
        <w:rPr>
          <w:rFonts w:cs="宋体"/>
          <w:color w:val="000000"/>
          <w:kern w:val="0"/>
          <w:sz w:val="32"/>
          <w:szCs w:val="32"/>
        </w:rPr>
        <w:t>20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30</w:t>
      </w:r>
      <w:r>
        <w:rPr>
          <w:rFonts w:hint="eastAsia" w:cs="宋体"/>
          <w:color w:val="000000"/>
          <w:kern w:val="0"/>
          <w:sz w:val="32"/>
          <w:szCs w:val="32"/>
        </w:rPr>
        <w:t>天应保持适度干旱。</w:t>
      </w:r>
    </w:p>
    <w:p w14:paraId="0B06775B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3.3.3.2  </w:t>
      </w:r>
      <w:r>
        <w:rPr>
          <w:rFonts w:hint="eastAsia" w:cs="宋体"/>
          <w:color w:val="000000"/>
          <w:kern w:val="0"/>
          <w:sz w:val="32"/>
          <w:szCs w:val="32"/>
        </w:rPr>
        <w:t>排水</w:t>
      </w:r>
    </w:p>
    <w:p w14:paraId="5FF10394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及时清淤，疏通排灌系统。多雨季节或果园积水时通过沟渠及时排水。若果实采收前多雨水，可通过地膜覆</w:t>
      </w:r>
      <w:ins w:id="38" w:author="yy" w:date="2016-09-02T09:30:00Z">
        <w:r>
          <w:rPr>
            <w:rFonts w:hint="eastAsia" w:cs="宋体"/>
            <w:color w:val="000000"/>
            <w:kern w:val="0"/>
            <w:sz w:val="32"/>
            <w:szCs w:val="32"/>
          </w:rPr>
          <w:t>盖</w:t>
        </w:r>
      </w:ins>
      <w:r>
        <w:rPr>
          <w:rFonts w:hint="eastAsia" w:cs="宋体"/>
          <w:color w:val="000000"/>
          <w:kern w:val="0"/>
          <w:sz w:val="32"/>
          <w:szCs w:val="32"/>
        </w:rPr>
        <w:t>降低土壤含水量，提高果实品质。</w:t>
      </w:r>
    </w:p>
    <w:p w14:paraId="0C8ABA8C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3.4  </w:t>
      </w:r>
      <w:r>
        <w:rPr>
          <w:rFonts w:hint="eastAsia" w:cs="宋体"/>
          <w:color w:val="000000"/>
          <w:kern w:val="0"/>
          <w:sz w:val="32"/>
          <w:szCs w:val="32"/>
        </w:rPr>
        <w:t>整形修剪</w:t>
      </w:r>
    </w:p>
    <w:p w14:paraId="2B282EB1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3.4.1  </w:t>
      </w:r>
      <w:r>
        <w:rPr>
          <w:rFonts w:hint="eastAsia" w:cs="宋体"/>
          <w:color w:val="000000"/>
          <w:kern w:val="0"/>
          <w:sz w:val="32"/>
          <w:szCs w:val="32"/>
        </w:rPr>
        <w:t>整形原则</w:t>
      </w:r>
    </w:p>
    <w:p w14:paraId="472A9353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因地制宜，因树因品种修剪，达到通风透光、立体结果、省力增效的目的。</w:t>
      </w:r>
    </w:p>
    <w:p w14:paraId="3226F406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3.4.2  </w:t>
      </w:r>
      <w:r>
        <w:rPr>
          <w:rFonts w:hint="eastAsia" w:cs="宋体"/>
          <w:color w:val="000000"/>
          <w:kern w:val="0"/>
          <w:sz w:val="32"/>
          <w:szCs w:val="32"/>
        </w:rPr>
        <w:t>适宜树形</w:t>
      </w:r>
    </w:p>
    <w:p w14:paraId="570497B7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适宜树形主要为变则主干形、自然开心形、自然圆头形或波浪形。</w:t>
      </w:r>
    </w:p>
    <w:p w14:paraId="0E0DB290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3.4.3  </w:t>
      </w:r>
      <w:r>
        <w:rPr>
          <w:rFonts w:hint="eastAsia" w:cs="宋体"/>
          <w:color w:val="000000"/>
          <w:kern w:val="0"/>
          <w:sz w:val="32"/>
          <w:szCs w:val="32"/>
        </w:rPr>
        <w:t>修剪要点</w:t>
      </w:r>
    </w:p>
    <w:p w14:paraId="3E32B9C2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3.4.3.1  </w:t>
      </w:r>
      <w:r>
        <w:rPr>
          <w:rFonts w:hint="eastAsia" w:cs="宋体"/>
          <w:color w:val="000000"/>
          <w:kern w:val="0"/>
          <w:sz w:val="32"/>
          <w:szCs w:val="32"/>
        </w:rPr>
        <w:t>幼树期</w:t>
      </w:r>
    </w:p>
    <w:p w14:paraId="765F8BFB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以轻剪为主。选定中央干延长枝和主枝、副主枝延长枝后，对其进行中度至重度短截，并以短截程度和剪口芽方向调节各主枝之间生长势的平衡。轻剪其余枝梢，避免过多的疏剪和重短截。除对过密枝群作适当疏删外，内膛枝和树冠中下部较弱的枝梢一般均应保留。</w:t>
      </w:r>
    </w:p>
    <w:p w14:paraId="2FB0A112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3.4.3.2  </w:t>
      </w:r>
      <w:r>
        <w:rPr>
          <w:rFonts w:hint="eastAsia" w:cs="宋体"/>
          <w:color w:val="000000"/>
          <w:kern w:val="0"/>
          <w:sz w:val="32"/>
          <w:szCs w:val="32"/>
        </w:rPr>
        <w:t>初结果期</w:t>
      </w:r>
    </w:p>
    <w:p w14:paraId="1411D144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继续选择和短截处理各级骨干枝延长枝，抹除夏梢，促发健壮秋梢。对过长的营养枝留</w:t>
      </w:r>
      <w:r>
        <w:rPr>
          <w:color w:val="000000"/>
          <w:kern w:val="0"/>
          <w:sz w:val="32"/>
          <w:szCs w:val="32"/>
        </w:rPr>
        <w:t>8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10</w:t>
      </w:r>
      <w:r>
        <w:rPr>
          <w:rFonts w:hint="eastAsia" w:cs="宋体"/>
          <w:color w:val="000000"/>
          <w:kern w:val="0"/>
          <w:sz w:val="32"/>
          <w:szCs w:val="32"/>
        </w:rPr>
        <w:t>片叶及时摘心，回缩或短截结果后枝组。抽生较多夏、秋梢营养枝时，可采用</w:t>
      </w:r>
      <w:ins w:id="39" w:author="yy" w:date="2016-09-02T09:30:00Z">
        <w:r>
          <w:rPr>
            <w:rFonts w:hint="eastAsia" w:cs="宋体"/>
            <w:color w:val="000000"/>
            <w:kern w:val="0"/>
            <w:sz w:val="32"/>
            <w:szCs w:val="32"/>
          </w:rPr>
          <w:t>三三</w:t>
        </w:r>
      </w:ins>
      <w:r>
        <w:rPr>
          <w:rFonts w:hint="eastAsia" w:cs="宋体"/>
          <w:color w:val="000000"/>
          <w:kern w:val="0"/>
          <w:sz w:val="32"/>
          <w:szCs w:val="32"/>
        </w:rPr>
        <w:t>制处理：即短截三分之一长势较强的，疏去三分之一衰弱的，保留三分之一长势中庸的。秋季对旺长树采用断根、控水、扭枝等促花措施。</w:t>
      </w:r>
    </w:p>
    <w:p w14:paraId="5CDB1612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3.4.3.3  </w:t>
      </w:r>
      <w:r>
        <w:rPr>
          <w:rFonts w:hint="eastAsia" w:cs="宋体"/>
          <w:color w:val="000000"/>
          <w:kern w:val="0"/>
          <w:sz w:val="32"/>
          <w:szCs w:val="32"/>
        </w:rPr>
        <w:t>盛果期</w:t>
      </w:r>
    </w:p>
    <w:p w14:paraId="70243C01">
      <w:pPr>
        <w:widowControl/>
        <w:wordWrap w:val="0"/>
        <w:spacing w:line="330" w:lineRule="atLeast"/>
        <w:ind w:firstLine="640" w:firstLineChars="200"/>
        <w:jc w:val="left"/>
        <w:rPr>
          <w:rFonts w:cs="宋体"/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及时回缩结果枝组、落花落果枝组和衰退枝组。剪除枯枝、病虫枝。对较拥挤</w:t>
      </w:r>
      <w:ins w:id="40" w:author="yy" w:date="2016-09-02T09:32:00Z">
        <w:r>
          <w:rPr>
            <w:rFonts w:hint="eastAsia" w:cs="宋体"/>
            <w:color w:val="000000"/>
            <w:kern w:val="0"/>
            <w:sz w:val="32"/>
            <w:szCs w:val="32"/>
          </w:rPr>
          <w:t>或郁闭</w:t>
        </w:r>
      </w:ins>
      <w:r>
        <w:rPr>
          <w:rFonts w:hint="eastAsia" w:cs="宋体"/>
          <w:color w:val="000000"/>
          <w:kern w:val="0"/>
          <w:sz w:val="32"/>
          <w:szCs w:val="32"/>
        </w:rPr>
        <w:t>的骨干枝</w:t>
      </w:r>
      <w:ins w:id="41" w:author="yy" w:date="2016-09-02T09:33:00Z">
        <w:r>
          <w:rPr>
            <w:rFonts w:hint="eastAsia" w:cs="宋体"/>
            <w:color w:val="000000"/>
            <w:kern w:val="0"/>
            <w:sz w:val="32"/>
            <w:szCs w:val="32"/>
          </w:rPr>
          <w:t>通过“开天窗”或“开侧门”</w:t>
        </w:r>
      </w:ins>
      <w:r>
        <w:rPr>
          <w:rFonts w:hint="eastAsia" w:cs="宋体"/>
          <w:color w:val="000000"/>
          <w:kern w:val="0"/>
          <w:sz w:val="32"/>
          <w:szCs w:val="32"/>
        </w:rPr>
        <w:t>适当疏剪，将光线引入树冠内膛。对当年抽生的夏、秋梢营养枝，通过短截其中部分枝梢或二三制处理调节翌年产量，防止大小年结果。花量较大时适量疏花或疏果。对无叶枝组，在重疏删基础上，对大部分或全部枝梢短截处理。</w:t>
      </w:r>
    </w:p>
    <w:p w14:paraId="1351FBFD">
      <w:pPr>
        <w:widowControl/>
        <w:wordWrap w:val="0"/>
        <w:spacing w:line="330" w:lineRule="atLeast"/>
        <w:ind w:firstLine="640" w:firstLineChars="200"/>
        <w:jc w:val="left"/>
        <w:rPr>
          <w:rFonts w:cs="宋体"/>
          <w:color w:val="000000"/>
          <w:kern w:val="0"/>
          <w:sz w:val="32"/>
          <w:szCs w:val="32"/>
        </w:rPr>
      </w:pPr>
      <w:r>
        <w:rPr>
          <w:rFonts w:cs="宋体"/>
          <w:color w:val="000000"/>
          <w:kern w:val="0"/>
          <w:sz w:val="32"/>
          <w:szCs w:val="32"/>
        </w:rPr>
        <w:t xml:space="preserve">3.4.4  </w:t>
      </w:r>
      <w:r>
        <w:rPr>
          <w:rFonts w:hint="eastAsia" w:cs="宋体"/>
          <w:color w:val="000000"/>
          <w:kern w:val="0"/>
          <w:sz w:val="32"/>
          <w:szCs w:val="32"/>
        </w:rPr>
        <w:t>果枝还田</w:t>
      </w:r>
    </w:p>
    <w:p w14:paraId="3E9B5608">
      <w:pPr>
        <w:widowControl/>
        <w:wordWrap w:val="0"/>
        <w:spacing w:line="330" w:lineRule="atLeast"/>
        <w:ind w:firstLine="640" w:firstLineChars="200"/>
        <w:jc w:val="left"/>
        <w:rPr>
          <w:rFonts w:cs="宋体"/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修剪下的枝条，在确保无检疫性病虫害的前提下，对枝条进行粉碎并无害化处理后还原于果园。</w:t>
      </w:r>
    </w:p>
    <w:p w14:paraId="36488ECF">
      <w:pPr>
        <w:widowControl/>
        <w:wordWrap w:val="0"/>
        <w:spacing w:line="330" w:lineRule="atLeast"/>
        <w:ind w:firstLine="640" w:firstLineChars="200"/>
        <w:jc w:val="left"/>
        <w:rPr>
          <w:rFonts w:cs="宋体"/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3.4.5  冬季清园封园</w:t>
      </w:r>
    </w:p>
    <w:p w14:paraId="6D4A9E3B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 xml:space="preserve"> 采果后立即剪除枯枝、病枝，适当短截徒长衰弱枝，铲除杂草，扫净落叶、烂果，移除果园集中烧毁。修剪结束后及时喷药封园，喷药时应注意整树喷雾均匀、彻底，树冠内外、主干、主枝、骨干枝、各级分枝和地面都要喷雾到位，消灭越冬栖息的成虫、幼虫和虫卵。药剂使用：机油乳剂+炔螨特或者石硫合剂（钙质土壤尽量不用）。</w:t>
      </w:r>
    </w:p>
    <w:p w14:paraId="0B35EC89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3.5  </w:t>
      </w:r>
      <w:r>
        <w:rPr>
          <w:rFonts w:hint="eastAsia" w:cs="宋体"/>
          <w:color w:val="000000"/>
          <w:kern w:val="0"/>
          <w:sz w:val="32"/>
          <w:szCs w:val="32"/>
        </w:rPr>
        <w:t>花果管理</w:t>
      </w:r>
    </w:p>
    <w:p w14:paraId="33FCFC41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3.5.1  </w:t>
      </w:r>
      <w:r>
        <w:rPr>
          <w:rFonts w:hint="eastAsia" w:cs="宋体"/>
          <w:color w:val="000000"/>
          <w:kern w:val="0"/>
          <w:sz w:val="32"/>
          <w:szCs w:val="32"/>
        </w:rPr>
        <w:t>控花控果</w:t>
      </w:r>
    </w:p>
    <w:p w14:paraId="18FFF350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3.5.1.1  </w:t>
      </w:r>
      <w:r>
        <w:rPr>
          <w:rFonts w:hint="eastAsia" w:cs="宋体"/>
          <w:color w:val="000000"/>
          <w:kern w:val="0"/>
          <w:sz w:val="32"/>
          <w:szCs w:val="32"/>
        </w:rPr>
        <w:t>促花</w:t>
      </w:r>
    </w:p>
    <w:p w14:paraId="4A878C00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3.5.1.1.1  </w:t>
      </w:r>
      <w:r>
        <w:rPr>
          <w:rFonts w:hint="eastAsia" w:cs="宋体"/>
          <w:color w:val="000000"/>
          <w:kern w:val="0"/>
          <w:sz w:val="32"/>
          <w:szCs w:val="32"/>
        </w:rPr>
        <w:t>控花：冬季修剪以短截、回缩为主；进行花前复剪，强枝适当多留花，弱枝少留或不留，有叶单花多留，无叶花少留或不留，对簇状花、串状花基部保留3-5朵花，其余剪掉；抹除畸形花、病虫花等。</w:t>
      </w:r>
    </w:p>
    <w:p w14:paraId="3E958556">
      <w:pPr>
        <w:widowControl/>
        <w:wordWrap w:val="0"/>
        <w:spacing w:line="330" w:lineRule="atLeast"/>
        <w:ind w:firstLine="640" w:firstLineChars="200"/>
        <w:jc w:val="left"/>
        <w:rPr>
          <w:rFonts w:cs="宋体"/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3.5.1.1.2  </w:t>
      </w:r>
      <w:r>
        <w:rPr>
          <w:rFonts w:hint="eastAsia" w:cs="宋体"/>
          <w:color w:val="000000"/>
          <w:kern w:val="0"/>
          <w:sz w:val="32"/>
          <w:szCs w:val="32"/>
        </w:rPr>
        <w:t>促花：可在秋季采用断根、拉枝、扭枝、控水或晚秋初冬喷布促花剂等措施促进幼树和旺树花芽分化。</w:t>
      </w:r>
    </w:p>
    <w:p w14:paraId="051BA40B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3.5.1.2  </w:t>
      </w:r>
      <w:r>
        <w:rPr>
          <w:rFonts w:hint="eastAsia" w:cs="宋体"/>
          <w:color w:val="000000"/>
          <w:kern w:val="0"/>
          <w:sz w:val="32"/>
          <w:szCs w:val="32"/>
        </w:rPr>
        <w:t>控果</w:t>
      </w:r>
    </w:p>
    <w:p w14:paraId="29547CA2">
      <w:pPr>
        <w:widowControl/>
        <w:wordWrap w:val="0"/>
        <w:spacing w:line="330" w:lineRule="atLeast"/>
        <w:ind w:firstLine="640" w:firstLineChars="200"/>
        <w:jc w:val="left"/>
        <w:rPr>
          <w:rFonts w:cs="宋体"/>
          <w:color w:val="000000"/>
          <w:kern w:val="0"/>
          <w:sz w:val="32"/>
          <w:szCs w:val="32"/>
        </w:rPr>
      </w:pPr>
      <w:r>
        <w:rPr>
          <w:rFonts w:cs="宋体"/>
          <w:color w:val="000000"/>
          <w:kern w:val="0"/>
          <w:sz w:val="32"/>
          <w:szCs w:val="32"/>
        </w:rPr>
        <w:t xml:space="preserve">3.5.1.2.1  </w:t>
      </w:r>
      <w:r>
        <w:rPr>
          <w:rFonts w:hint="eastAsia" w:cs="宋体"/>
          <w:color w:val="000000"/>
          <w:kern w:val="0"/>
          <w:sz w:val="32"/>
          <w:szCs w:val="32"/>
        </w:rPr>
        <w:t>保花保果：适当抹除春梢营养枝、谢花期和幼果期喷用保花保果剂、硼肥等；长势过旺的植株在花期对主干或主枝进行环剥，皮层环剥宽度</w:t>
      </w:r>
      <w:r>
        <w:rPr>
          <w:rFonts w:cs="宋体"/>
          <w:color w:val="000000"/>
          <w:kern w:val="0"/>
          <w:sz w:val="32"/>
          <w:szCs w:val="32"/>
        </w:rPr>
        <w:t>1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2mm</w:t>
      </w:r>
      <w:r>
        <w:rPr>
          <w:rFonts w:hint="eastAsia" w:cs="宋体"/>
          <w:color w:val="000000"/>
          <w:kern w:val="0"/>
          <w:sz w:val="32"/>
          <w:szCs w:val="32"/>
        </w:rPr>
        <w:t>，并对环剥口包扎薄膜保湿。</w:t>
      </w:r>
    </w:p>
    <w:p w14:paraId="61482EBE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3.5.1.2.2  </w:t>
      </w:r>
      <w:r>
        <w:rPr>
          <w:rFonts w:hint="eastAsia" w:cs="宋体"/>
          <w:color w:val="000000"/>
          <w:kern w:val="0"/>
          <w:sz w:val="32"/>
          <w:szCs w:val="32"/>
        </w:rPr>
        <w:t>提倡人工疏果。第一次疏果在第一次生理落果后，只疏除小果、病虫果、畸形果、密弱果；第二次疏果在第二次生理落果结束后，根据叶果比进行疏果。适宜叶果比为：脐橙</w:t>
      </w:r>
      <w:r>
        <w:rPr>
          <w:color w:val="000000"/>
          <w:kern w:val="0"/>
          <w:sz w:val="32"/>
          <w:szCs w:val="32"/>
        </w:rPr>
        <w:t>50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60</w:t>
      </w:r>
      <w:r>
        <w:rPr>
          <w:rFonts w:hint="eastAsia" w:ascii="宋体" w:hAnsi="宋体" w:cs="宋体"/>
          <w:color w:val="000000"/>
          <w:kern w:val="0"/>
          <w:sz w:val="32"/>
          <w:szCs w:val="32"/>
        </w:rPr>
        <w:t>∶</w:t>
      </w:r>
      <w:r>
        <w:rPr>
          <w:color w:val="000000"/>
          <w:kern w:val="0"/>
          <w:sz w:val="32"/>
          <w:szCs w:val="32"/>
        </w:rPr>
        <w:t>1</w:t>
      </w:r>
      <w:r>
        <w:rPr>
          <w:rFonts w:hint="eastAsia" w:cs="宋体"/>
          <w:color w:val="000000"/>
          <w:kern w:val="0"/>
          <w:sz w:val="32"/>
          <w:szCs w:val="32"/>
        </w:rPr>
        <w:t>，普通甜橙</w:t>
      </w:r>
      <w:r>
        <w:rPr>
          <w:color w:val="000000"/>
          <w:kern w:val="0"/>
          <w:sz w:val="32"/>
          <w:szCs w:val="32"/>
        </w:rPr>
        <w:t>40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color w:val="000000"/>
          <w:kern w:val="0"/>
          <w:sz w:val="32"/>
          <w:szCs w:val="32"/>
        </w:rPr>
        <w:t>50</w:t>
      </w:r>
      <w:r>
        <w:rPr>
          <w:rFonts w:hint="eastAsia" w:ascii="宋体" w:hAnsi="宋体" w:cs="宋体"/>
          <w:color w:val="000000"/>
          <w:kern w:val="0"/>
          <w:sz w:val="32"/>
          <w:szCs w:val="32"/>
        </w:rPr>
        <w:t>∶</w:t>
      </w:r>
      <w:r>
        <w:rPr>
          <w:color w:val="000000"/>
          <w:kern w:val="0"/>
          <w:sz w:val="32"/>
          <w:szCs w:val="32"/>
        </w:rPr>
        <w:t>1</w:t>
      </w:r>
      <w:r>
        <w:rPr>
          <w:rFonts w:hint="eastAsia" w:cs="宋体"/>
          <w:color w:val="000000"/>
          <w:kern w:val="0"/>
          <w:sz w:val="32"/>
          <w:szCs w:val="32"/>
        </w:rPr>
        <w:t>。弱树叶果比适度加大。</w:t>
      </w:r>
    </w:p>
    <w:p w14:paraId="029C8643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3.6  </w:t>
      </w:r>
      <w:r>
        <w:rPr>
          <w:rFonts w:hint="eastAsia" w:cs="宋体"/>
          <w:color w:val="000000"/>
          <w:kern w:val="0"/>
          <w:sz w:val="32"/>
          <w:szCs w:val="32"/>
        </w:rPr>
        <w:t>植物生长调节剂应用</w:t>
      </w:r>
    </w:p>
    <w:p w14:paraId="6870126F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3.6.1  </w:t>
      </w:r>
      <w:r>
        <w:rPr>
          <w:rFonts w:hint="eastAsia" w:cs="宋体"/>
          <w:color w:val="000000"/>
          <w:kern w:val="0"/>
          <w:sz w:val="32"/>
          <w:szCs w:val="32"/>
        </w:rPr>
        <w:t>使用原则</w:t>
      </w:r>
    </w:p>
    <w:p w14:paraId="45E3BE63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允许有限度使用能改善树体生长状况、提高果实产量、改善品质，并对环境和人体健康无害的植物生长调节剂。</w:t>
      </w:r>
    </w:p>
    <w:p w14:paraId="55A70D53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3.6.2  </w:t>
      </w:r>
      <w:r>
        <w:rPr>
          <w:rFonts w:hint="eastAsia" w:cs="宋体"/>
          <w:color w:val="000000"/>
          <w:kern w:val="0"/>
          <w:sz w:val="32"/>
          <w:szCs w:val="32"/>
        </w:rPr>
        <w:t>植物生长调节剂</w:t>
      </w:r>
    </w:p>
    <w:p w14:paraId="7ED5ABAE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3.6.2.1  </w:t>
      </w:r>
      <w:r>
        <w:rPr>
          <w:rFonts w:hint="eastAsia" w:cs="宋体"/>
          <w:color w:val="000000"/>
          <w:kern w:val="0"/>
          <w:sz w:val="32"/>
          <w:szCs w:val="32"/>
        </w:rPr>
        <w:t>主要种类有</w:t>
      </w:r>
      <w:r>
        <w:rPr>
          <w:color w:val="000000"/>
          <w:kern w:val="0"/>
          <w:sz w:val="32"/>
          <w:szCs w:val="32"/>
        </w:rPr>
        <w:t>6–</w:t>
      </w:r>
      <w:r>
        <w:rPr>
          <w:rFonts w:hint="eastAsia" w:cs="宋体"/>
          <w:color w:val="000000"/>
          <w:kern w:val="0"/>
          <w:sz w:val="32"/>
          <w:szCs w:val="32"/>
        </w:rPr>
        <w:t>苄基腺嘌呤、赤霉素、多效唑、</w:t>
      </w:r>
      <w:r>
        <w:rPr>
          <w:color w:val="000000"/>
          <w:kern w:val="0"/>
          <w:sz w:val="32"/>
          <w:szCs w:val="32"/>
        </w:rPr>
        <w:t>2</w:t>
      </w:r>
      <w:r>
        <w:rPr>
          <w:rFonts w:hint="eastAsia" w:cs="宋体"/>
          <w:color w:val="000000"/>
          <w:kern w:val="0"/>
          <w:sz w:val="32"/>
          <w:szCs w:val="32"/>
        </w:rPr>
        <w:t>，</w:t>
      </w:r>
      <w:r>
        <w:rPr>
          <w:color w:val="000000"/>
          <w:kern w:val="0"/>
          <w:sz w:val="32"/>
          <w:szCs w:val="32"/>
        </w:rPr>
        <w:t>4–</w:t>
      </w:r>
      <w:r>
        <w:rPr>
          <w:rFonts w:hint="eastAsia" w:cs="宋体"/>
          <w:color w:val="000000"/>
          <w:kern w:val="0"/>
          <w:sz w:val="32"/>
          <w:szCs w:val="32"/>
        </w:rPr>
        <w:t>二氯苯氧乙酸（</w:t>
      </w:r>
      <w:r>
        <w:rPr>
          <w:color w:val="000000"/>
          <w:kern w:val="0"/>
          <w:sz w:val="32"/>
          <w:szCs w:val="32"/>
        </w:rPr>
        <w:t>2</w:t>
      </w:r>
      <w:r>
        <w:rPr>
          <w:rFonts w:hint="eastAsia" w:cs="宋体"/>
          <w:color w:val="000000"/>
          <w:kern w:val="0"/>
          <w:sz w:val="32"/>
          <w:szCs w:val="32"/>
        </w:rPr>
        <w:t>，</w:t>
      </w:r>
      <w:r>
        <w:rPr>
          <w:color w:val="000000"/>
          <w:kern w:val="0"/>
          <w:sz w:val="32"/>
          <w:szCs w:val="32"/>
        </w:rPr>
        <w:t>4–D</w:t>
      </w:r>
      <w:r>
        <w:rPr>
          <w:rFonts w:hint="eastAsia" w:cs="宋体"/>
          <w:color w:val="000000"/>
          <w:kern w:val="0"/>
          <w:sz w:val="32"/>
          <w:szCs w:val="32"/>
        </w:rPr>
        <w:t>）等。</w:t>
      </w:r>
    </w:p>
    <w:p w14:paraId="13096D50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3.6.2.2  </w:t>
      </w:r>
      <w:r>
        <w:rPr>
          <w:rFonts w:hint="eastAsia" w:cs="宋体"/>
          <w:color w:val="000000"/>
          <w:kern w:val="0"/>
          <w:sz w:val="32"/>
          <w:szCs w:val="32"/>
        </w:rPr>
        <w:t>技术要求</w:t>
      </w:r>
    </w:p>
    <w:p w14:paraId="70099267">
      <w:pPr>
        <w:widowControl/>
        <w:wordWrap w:val="0"/>
        <w:spacing w:line="330" w:lineRule="atLeast"/>
        <w:ind w:firstLine="480" w:firstLineChars="15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按照规定的浓度、时期使用，每年可使用</w:t>
      </w:r>
      <w:r>
        <w:rPr>
          <w:rFonts w:cs="宋体"/>
          <w:color w:val="000000"/>
          <w:kern w:val="0"/>
          <w:sz w:val="32"/>
          <w:szCs w:val="32"/>
        </w:rPr>
        <w:t>1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2</w:t>
      </w:r>
      <w:r>
        <w:rPr>
          <w:rFonts w:hint="eastAsia" w:cs="宋体"/>
          <w:color w:val="000000"/>
          <w:kern w:val="0"/>
          <w:sz w:val="32"/>
          <w:szCs w:val="32"/>
        </w:rPr>
        <w:t>次，安全间隔期在</w:t>
      </w:r>
      <w:r>
        <w:rPr>
          <w:color w:val="000000"/>
          <w:kern w:val="0"/>
          <w:sz w:val="32"/>
          <w:szCs w:val="32"/>
        </w:rPr>
        <w:t>20</w:t>
      </w:r>
      <w:r>
        <w:rPr>
          <w:rFonts w:hint="eastAsia" w:cs="宋体"/>
          <w:color w:val="000000"/>
          <w:kern w:val="0"/>
          <w:sz w:val="32"/>
          <w:szCs w:val="32"/>
        </w:rPr>
        <w:t>天以上。</w:t>
      </w:r>
    </w:p>
    <w:p w14:paraId="30A9FF39">
      <w:pPr>
        <w:widowControl/>
        <w:wordWrap w:val="0"/>
        <w:spacing w:line="330" w:lineRule="atLeast"/>
        <w:ind w:firstLine="480" w:firstLineChars="15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  </w:t>
      </w:r>
      <w:r>
        <w:rPr>
          <w:rFonts w:hint="eastAsia" w:cs="宋体"/>
          <w:color w:val="000000"/>
          <w:kern w:val="0"/>
          <w:sz w:val="32"/>
          <w:szCs w:val="32"/>
        </w:rPr>
        <w:t>病虫害防治</w:t>
      </w:r>
    </w:p>
    <w:p w14:paraId="037801EF">
      <w:pPr>
        <w:widowControl/>
        <w:wordWrap w:val="0"/>
        <w:spacing w:line="330" w:lineRule="atLeast"/>
        <w:ind w:firstLine="480" w:firstLineChars="15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3.7.1  </w:t>
      </w:r>
      <w:r>
        <w:rPr>
          <w:rFonts w:hint="eastAsia" w:cs="宋体"/>
          <w:color w:val="000000"/>
          <w:kern w:val="0"/>
          <w:sz w:val="32"/>
          <w:szCs w:val="32"/>
        </w:rPr>
        <w:t>防治原则</w:t>
      </w:r>
    </w:p>
    <w:p w14:paraId="77E92B4F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积极贯彻“预防为主，综合防治”的植保方针。以农业和物理防治为基础，生物防治为核心，按照病虫害的发生规律和经济阈值，科学使用化学防治技术，有效控制病虫危害。</w:t>
      </w:r>
    </w:p>
    <w:p w14:paraId="2753652C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3.7.2  </w:t>
      </w:r>
      <w:r>
        <w:rPr>
          <w:rFonts w:hint="eastAsia" w:cs="宋体"/>
          <w:color w:val="000000"/>
          <w:kern w:val="0"/>
          <w:sz w:val="32"/>
          <w:szCs w:val="32"/>
        </w:rPr>
        <w:t>植物检疫</w:t>
      </w:r>
    </w:p>
    <w:p w14:paraId="452B34FC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禁止检疫性病虫害从疫区传入，禁止从重庆市以外的省市调运柑橘苗木、接穗、果实和种子，一经发现立即销毁。</w:t>
      </w:r>
    </w:p>
    <w:p w14:paraId="776DCF81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3.7.3  </w:t>
      </w:r>
      <w:r>
        <w:rPr>
          <w:rFonts w:hint="eastAsia" w:cs="宋体"/>
          <w:color w:val="000000"/>
          <w:kern w:val="0"/>
          <w:sz w:val="32"/>
          <w:szCs w:val="32"/>
        </w:rPr>
        <w:t>农业防治</w:t>
      </w:r>
    </w:p>
    <w:p w14:paraId="2B5F5524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3.7.3.1  </w:t>
      </w:r>
      <w:r>
        <w:rPr>
          <w:rFonts w:hint="eastAsia" w:cs="宋体"/>
          <w:color w:val="000000"/>
          <w:kern w:val="0"/>
          <w:sz w:val="32"/>
          <w:szCs w:val="32"/>
        </w:rPr>
        <w:t>种植防护林：按</w:t>
      </w:r>
      <w:r>
        <w:rPr>
          <w:color w:val="000000"/>
          <w:kern w:val="0"/>
          <w:sz w:val="32"/>
          <w:szCs w:val="32"/>
        </w:rPr>
        <w:t>3.1.2</w:t>
      </w:r>
      <w:r>
        <w:rPr>
          <w:rFonts w:hint="eastAsia" w:cs="宋体"/>
          <w:color w:val="000000"/>
          <w:kern w:val="0"/>
          <w:sz w:val="32"/>
          <w:szCs w:val="32"/>
        </w:rPr>
        <w:t>规定执行。</w:t>
      </w:r>
    </w:p>
    <w:p w14:paraId="3888805D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3.7.3.2  </w:t>
      </w:r>
      <w:r>
        <w:rPr>
          <w:rFonts w:hint="eastAsia" w:cs="宋体"/>
          <w:color w:val="000000"/>
          <w:kern w:val="0"/>
          <w:sz w:val="32"/>
          <w:szCs w:val="32"/>
        </w:rPr>
        <w:t>选用抗病品种、砧木：按</w:t>
      </w:r>
      <w:r>
        <w:rPr>
          <w:color w:val="000000"/>
          <w:kern w:val="0"/>
          <w:sz w:val="32"/>
          <w:szCs w:val="32"/>
        </w:rPr>
        <w:t>3.1.3</w:t>
      </w:r>
      <w:r>
        <w:rPr>
          <w:rFonts w:hint="eastAsia" w:cs="宋体"/>
          <w:color w:val="000000"/>
          <w:kern w:val="0"/>
          <w:sz w:val="32"/>
          <w:szCs w:val="32"/>
        </w:rPr>
        <w:t>规定执行。</w:t>
      </w:r>
    </w:p>
    <w:p w14:paraId="04E70D49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3.7.3.3  </w:t>
      </w:r>
      <w:r>
        <w:rPr>
          <w:rFonts w:hint="eastAsia" w:cs="宋体"/>
          <w:color w:val="000000"/>
          <w:kern w:val="0"/>
          <w:sz w:val="32"/>
          <w:szCs w:val="32"/>
        </w:rPr>
        <w:t>园内间作和生草栽培：按</w:t>
      </w:r>
      <w:r>
        <w:rPr>
          <w:color w:val="000000"/>
          <w:kern w:val="0"/>
          <w:sz w:val="32"/>
          <w:szCs w:val="32"/>
        </w:rPr>
        <w:t>3.3.1.2</w:t>
      </w:r>
      <w:r>
        <w:rPr>
          <w:rFonts w:hint="eastAsia" w:cs="宋体"/>
          <w:color w:val="000000"/>
          <w:kern w:val="0"/>
          <w:sz w:val="32"/>
          <w:szCs w:val="32"/>
        </w:rPr>
        <w:t>规定执行。</w:t>
      </w:r>
    </w:p>
    <w:p w14:paraId="27A93C97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3.7.3.4  </w:t>
      </w:r>
      <w:r>
        <w:rPr>
          <w:rFonts w:hint="eastAsia" w:cs="宋体"/>
          <w:color w:val="000000"/>
          <w:kern w:val="0"/>
          <w:sz w:val="32"/>
          <w:szCs w:val="32"/>
        </w:rPr>
        <w:t>实施翻土、修剪、清洁果园、排水、控梢等农业措施，减少病虫源，加强栽培管理，增强树势，提高树体自身抗病虫能力。提高采果质量，减少果实伤口，降低果实腐烂率。</w:t>
      </w:r>
    </w:p>
    <w:p w14:paraId="0A93B347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3.7.4  </w:t>
      </w:r>
      <w:r>
        <w:rPr>
          <w:rFonts w:hint="eastAsia" w:cs="宋体"/>
          <w:color w:val="000000"/>
          <w:kern w:val="0"/>
          <w:sz w:val="32"/>
          <w:szCs w:val="32"/>
        </w:rPr>
        <w:t>物理机械防治</w:t>
      </w:r>
    </w:p>
    <w:p w14:paraId="1455B5EA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3.7.4.1  </w:t>
      </w:r>
      <w:r>
        <w:rPr>
          <w:rFonts w:hint="eastAsia" w:cs="宋体"/>
          <w:color w:val="000000"/>
          <w:kern w:val="0"/>
          <w:sz w:val="32"/>
          <w:szCs w:val="32"/>
        </w:rPr>
        <w:t>应用灯光防治害虫</w:t>
      </w:r>
    </w:p>
    <w:p w14:paraId="225A9F1A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用灯光引诱或驱避吸果夜蛾、金龟子、卷叶蛾等。</w:t>
      </w:r>
    </w:p>
    <w:p w14:paraId="1657FA6F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3.7.4.2  </w:t>
      </w:r>
      <w:r>
        <w:rPr>
          <w:rFonts w:hint="eastAsia" w:cs="宋体"/>
          <w:color w:val="000000"/>
          <w:kern w:val="0"/>
          <w:sz w:val="32"/>
          <w:szCs w:val="32"/>
        </w:rPr>
        <w:t>应用趋化性防治害虫</w:t>
      </w:r>
    </w:p>
    <w:p w14:paraId="5CDE14F9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大小实蝇、拟小黄卷叶蛾、吸果夜蛾等害虫对糖、酒、醋液有趋性，可利用其特性，在糖、酒、醋液中加入农药诱杀。</w:t>
      </w:r>
    </w:p>
    <w:p w14:paraId="2F0E8922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3.7.4.3  </w:t>
      </w:r>
      <w:r>
        <w:rPr>
          <w:rFonts w:hint="eastAsia" w:cs="宋体"/>
          <w:color w:val="000000"/>
          <w:kern w:val="0"/>
          <w:sz w:val="32"/>
          <w:szCs w:val="32"/>
        </w:rPr>
        <w:t>应用色彩防治害虫</w:t>
      </w:r>
    </w:p>
    <w:p w14:paraId="59683BC4">
      <w:pPr>
        <w:widowControl/>
        <w:wordWrap w:val="0"/>
        <w:spacing w:line="330" w:lineRule="atLeast"/>
        <w:ind w:firstLine="480" w:firstLineChars="150"/>
        <w:jc w:val="left"/>
        <w:rPr>
          <w:color w:val="000000"/>
          <w:kern w:val="0"/>
          <w:sz w:val="32"/>
          <w:szCs w:val="32"/>
        </w:rPr>
      </w:pPr>
      <w:r>
        <w:rPr>
          <w:rFonts w:cs="宋体"/>
          <w:color w:val="000000"/>
          <w:kern w:val="0"/>
          <w:sz w:val="32"/>
          <w:szCs w:val="32"/>
        </w:rPr>
        <w:t xml:space="preserve"> </w:t>
      </w:r>
      <w:r>
        <w:rPr>
          <w:rFonts w:hint="eastAsia" w:cs="宋体"/>
          <w:color w:val="000000"/>
          <w:kern w:val="0"/>
          <w:sz w:val="32"/>
          <w:szCs w:val="32"/>
        </w:rPr>
        <w:t>用黄板诱杀蚜虫、粉虱等害虫。</w:t>
      </w:r>
    </w:p>
    <w:p w14:paraId="067CB929">
      <w:pPr>
        <w:widowControl/>
        <w:wordWrap w:val="0"/>
        <w:spacing w:line="330" w:lineRule="atLeast"/>
        <w:ind w:firstLine="480" w:firstLineChars="15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3.7.4.4  </w:t>
      </w:r>
      <w:r>
        <w:rPr>
          <w:rFonts w:hint="eastAsia" w:cs="宋体"/>
          <w:color w:val="000000"/>
          <w:kern w:val="0"/>
          <w:sz w:val="32"/>
          <w:szCs w:val="32"/>
        </w:rPr>
        <w:t>人工捕捉害虫、集中种植害虫中间寄主诱杀害虫</w:t>
      </w:r>
    </w:p>
    <w:p w14:paraId="05F77E29">
      <w:pPr>
        <w:widowControl/>
        <w:wordWrap w:val="0"/>
        <w:spacing w:line="330" w:lineRule="atLeast"/>
        <w:ind w:firstLine="480" w:firstLineChars="15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人工捕捉天牛、蚱蝉、金龟子等害虫；在吸果夜蛾发生严重的地区人工种植中间寄主，引诱成虫产卵，用药剂杀灭幼虫。</w:t>
      </w:r>
    </w:p>
    <w:p w14:paraId="709A99DB">
      <w:pPr>
        <w:widowControl/>
        <w:wordWrap w:val="0"/>
        <w:spacing w:line="330" w:lineRule="atLeast"/>
        <w:ind w:firstLine="480" w:firstLineChars="15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3.7.5  </w:t>
      </w:r>
      <w:r>
        <w:rPr>
          <w:rFonts w:hint="eastAsia" w:cs="宋体"/>
          <w:color w:val="000000"/>
          <w:kern w:val="0"/>
          <w:sz w:val="32"/>
          <w:szCs w:val="32"/>
        </w:rPr>
        <w:t>生物防治</w:t>
      </w:r>
    </w:p>
    <w:p w14:paraId="4B53FD9B">
      <w:pPr>
        <w:widowControl/>
        <w:wordWrap w:val="0"/>
        <w:spacing w:line="330" w:lineRule="atLeast"/>
        <w:ind w:firstLine="480" w:firstLineChars="15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3.7.5.1  </w:t>
      </w:r>
      <w:r>
        <w:rPr>
          <w:rFonts w:hint="eastAsia" w:cs="宋体"/>
          <w:color w:val="000000"/>
          <w:kern w:val="0"/>
          <w:sz w:val="32"/>
          <w:szCs w:val="32"/>
        </w:rPr>
        <w:t>人工引移、繁殖释放天敌</w:t>
      </w:r>
    </w:p>
    <w:p w14:paraId="0A6E8E8B">
      <w:pPr>
        <w:widowControl/>
        <w:wordWrap w:val="0"/>
        <w:spacing w:line="330" w:lineRule="atLeast"/>
        <w:ind w:firstLine="480" w:firstLineChars="15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用钝绥螨防治螨类；用日本方头甲和湖北红点唇瓢虫等防治矢尖蚧；用松毛虫赤眼蜂防治卷叶蛾等。</w:t>
      </w:r>
    </w:p>
    <w:p w14:paraId="7BF95DA9">
      <w:pPr>
        <w:widowControl/>
        <w:wordWrap w:val="0"/>
        <w:spacing w:line="330" w:lineRule="atLeast"/>
        <w:ind w:firstLine="480" w:firstLineChars="15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3.7.5.2  </w:t>
      </w:r>
      <w:r>
        <w:rPr>
          <w:rFonts w:hint="eastAsia" w:cs="宋体"/>
          <w:color w:val="000000"/>
          <w:kern w:val="0"/>
          <w:sz w:val="32"/>
          <w:szCs w:val="32"/>
        </w:rPr>
        <w:t>应用生物农药和矿物源农药</w:t>
      </w:r>
    </w:p>
    <w:p w14:paraId="0FF3977C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提倡使用苏云金杆菌、苦参碱等生物农药和王铜、氢氧化铜、矿物油乳剂等矿物源农药。</w:t>
      </w:r>
    </w:p>
    <w:p w14:paraId="40C774A9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3.7.5.3  </w:t>
      </w:r>
      <w:r>
        <w:rPr>
          <w:rFonts w:hint="eastAsia" w:cs="宋体"/>
          <w:color w:val="000000"/>
          <w:kern w:val="0"/>
          <w:sz w:val="32"/>
          <w:szCs w:val="32"/>
        </w:rPr>
        <w:t>利用性诱剂</w:t>
      </w:r>
    </w:p>
    <w:p w14:paraId="6D3D31CA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在田间放置性引诱剂和少量农药，诱杀柑橘大实蝇、小实蝇雄虫，减少与雌虫的交配机会。</w:t>
      </w:r>
    </w:p>
    <w:p w14:paraId="1981EE28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3.7.6  </w:t>
      </w:r>
      <w:r>
        <w:rPr>
          <w:rFonts w:hint="eastAsia" w:cs="宋体"/>
          <w:color w:val="000000"/>
          <w:kern w:val="0"/>
          <w:sz w:val="32"/>
          <w:szCs w:val="32"/>
        </w:rPr>
        <w:t>生态控制</w:t>
      </w:r>
    </w:p>
    <w:p w14:paraId="7B404377">
      <w:pPr>
        <w:widowControl/>
        <w:wordWrap w:val="0"/>
        <w:spacing w:line="330" w:lineRule="atLeast"/>
        <w:ind w:firstLine="425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按</w:t>
      </w:r>
      <w:r>
        <w:rPr>
          <w:color w:val="000000"/>
          <w:kern w:val="0"/>
          <w:sz w:val="32"/>
          <w:szCs w:val="32"/>
        </w:rPr>
        <w:t>3.1.2</w:t>
      </w:r>
      <w:r>
        <w:rPr>
          <w:rFonts w:hint="eastAsia" w:cs="宋体"/>
          <w:color w:val="000000"/>
          <w:kern w:val="0"/>
          <w:sz w:val="32"/>
          <w:szCs w:val="32"/>
        </w:rPr>
        <w:t>、</w:t>
      </w:r>
      <w:r>
        <w:rPr>
          <w:color w:val="000000"/>
          <w:kern w:val="0"/>
          <w:sz w:val="32"/>
          <w:szCs w:val="32"/>
        </w:rPr>
        <w:t>3.3.1.2</w:t>
      </w:r>
      <w:r>
        <w:rPr>
          <w:rFonts w:hint="eastAsia" w:cs="宋体"/>
          <w:color w:val="000000"/>
          <w:kern w:val="0"/>
          <w:sz w:val="32"/>
          <w:szCs w:val="32"/>
        </w:rPr>
        <w:t>规定执行。</w:t>
      </w:r>
    </w:p>
    <w:p w14:paraId="6ADB88FF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3.7.7  </w:t>
      </w:r>
      <w:r>
        <w:rPr>
          <w:rFonts w:hint="eastAsia" w:cs="宋体"/>
          <w:color w:val="000000"/>
          <w:kern w:val="0"/>
          <w:sz w:val="32"/>
          <w:szCs w:val="32"/>
        </w:rPr>
        <w:t>化学防治</w:t>
      </w:r>
    </w:p>
    <w:p w14:paraId="77580570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3.7.7.1  </w:t>
      </w:r>
      <w:r>
        <w:rPr>
          <w:rFonts w:hint="eastAsia" w:cs="宋体"/>
          <w:color w:val="000000"/>
          <w:kern w:val="0"/>
          <w:sz w:val="32"/>
          <w:szCs w:val="32"/>
        </w:rPr>
        <w:t>农药种类选择</w:t>
      </w:r>
    </w:p>
    <w:p w14:paraId="1F9F07D2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3.7.7.1.1  </w:t>
      </w:r>
      <w:r>
        <w:rPr>
          <w:rFonts w:hint="eastAsia"/>
          <w:color w:val="000000"/>
          <w:kern w:val="0"/>
          <w:sz w:val="32"/>
          <w:szCs w:val="32"/>
        </w:rPr>
        <w:t>禁止</w:t>
      </w:r>
      <w:r>
        <w:rPr>
          <w:rFonts w:hint="eastAsia" w:cs="宋体"/>
          <w:color w:val="000000"/>
          <w:kern w:val="0"/>
          <w:sz w:val="32"/>
          <w:szCs w:val="32"/>
        </w:rPr>
        <w:t>使用高毒、高残毒农药。</w:t>
      </w:r>
    </w:p>
    <w:p w14:paraId="36F1E366">
      <w:pPr>
        <w:widowControl/>
        <w:wordWrap w:val="0"/>
        <w:spacing w:line="330" w:lineRule="atLeast"/>
        <w:ind w:left="361" w:leftChars="172" w:firstLine="320" w:firstLineChars="1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3.7.7.1.2  </w:t>
      </w:r>
      <w:r>
        <w:rPr>
          <w:rFonts w:hint="eastAsia" w:cs="宋体"/>
          <w:color w:val="000000"/>
          <w:kern w:val="0"/>
          <w:sz w:val="32"/>
          <w:szCs w:val="32"/>
        </w:rPr>
        <w:t>使用药剂防治应符合</w:t>
      </w:r>
      <w:r>
        <w:rPr>
          <w:color w:val="000000"/>
          <w:kern w:val="0"/>
          <w:sz w:val="32"/>
          <w:szCs w:val="32"/>
        </w:rPr>
        <w:t>GB 4285-89</w:t>
      </w:r>
      <w:r>
        <w:rPr>
          <w:rFonts w:hint="eastAsia" w:cs="宋体"/>
          <w:color w:val="000000"/>
          <w:kern w:val="0"/>
          <w:sz w:val="32"/>
          <w:szCs w:val="32"/>
        </w:rPr>
        <w:t>、</w:t>
      </w:r>
      <w:r>
        <w:rPr>
          <w:color w:val="000000"/>
          <w:kern w:val="0"/>
          <w:sz w:val="32"/>
          <w:szCs w:val="32"/>
        </w:rPr>
        <w:t>GB/T 8321</w:t>
      </w:r>
      <w:r>
        <w:rPr>
          <w:rFonts w:cs="宋体"/>
          <w:color w:val="000000"/>
          <w:kern w:val="0"/>
          <w:sz w:val="32"/>
          <w:szCs w:val="32"/>
        </w:rPr>
        <w:t>-2000</w:t>
      </w:r>
      <w:r>
        <w:rPr>
          <w:rFonts w:hint="eastAsia" w:cs="宋体"/>
          <w:color w:val="000000"/>
          <w:kern w:val="0"/>
          <w:sz w:val="32"/>
          <w:szCs w:val="32"/>
        </w:rPr>
        <w:t>的要求，但需要随新农药品种的登记而修订。</w:t>
      </w:r>
    </w:p>
    <w:p w14:paraId="5743C02D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3.7.7.2  </w:t>
      </w:r>
      <w:r>
        <w:rPr>
          <w:rFonts w:hint="eastAsia" w:cs="宋体"/>
          <w:color w:val="000000"/>
          <w:kern w:val="0"/>
          <w:sz w:val="32"/>
          <w:szCs w:val="32"/>
        </w:rPr>
        <w:t>农药使用</w:t>
      </w:r>
    </w:p>
    <w:p w14:paraId="32C230BC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对主要虫害防治应在适宜时期施药。病害防治在发病前期进行预防。严格控制安全间隔期、施药量和施药次数，注意不同作用机理的农药交替使用和合理混用，避免产生抗药性。</w:t>
      </w:r>
    </w:p>
    <w:p w14:paraId="0332EA51">
      <w:pPr>
        <w:widowControl/>
        <w:wordWrap w:val="0"/>
        <w:spacing w:line="330" w:lineRule="atLeast"/>
        <w:ind w:firstLine="640" w:firstLineChars="200"/>
        <w:jc w:val="left"/>
        <w:rPr>
          <w:color w:val="000000"/>
          <w:kern w:val="0"/>
          <w:sz w:val="32"/>
          <w:szCs w:val="32"/>
        </w:rPr>
      </w:pPr>
      <w:r>
        <w:rPr>
          <w:color w:val="000000"/>
          <w:kern w:val="0"/>
          <w:sz w:val="32"/>
          <w:szCs w:val="32"/>
        </w:rPr>
        <w:t xml:space="preserve">3.8  </w:t>
      </w:r>
      <w:r>
        <w:rPr>
          <w:rFonts w:hint="eastAsia" w:cs="宋体"/>
          <w:color w:val="000000"/>
          <w:kern w:val="0"/>
          <w:sz w:val="32"/>
          <w:szCs w:val="32"/>
        </w:rPr>
        <w:t>果实采收</w:t>
      </w:r>
    </w:p>
    <w:p w14:paraId="18D9E084">
      <w:pPr>
        <w:widowControl/>
        <w:wordWrap w:val="0"/>
        <w:spacing w:line="330" w:lineRule="atLeast"/>
        <w:ind w:firstLine="640" w:firstLineChars="200"/>
        <w:jc w:val="left"/>
        <w:rPr>
          <w:rFonts w:cs="宋体"/>
          <w:color w:val="000000"/>
          <w:kern w:val="0"/>
          <w:sz w:val="32"/>
          <w:szCs w:val="32"/>
        </w:rPr>
      </w:pPr>
      <w:r>
        <w:rPr>
          <w:rFonts w:hint="eastAsia" w:cs="宋体"/>
          <w:color w:val="000000"/>
          <w:kern w:val="0"/>
          <w:sz w:val="32"/>
          <w:szCs w:val="32"/>
        </w:rPr>
        <w:t>鲜销果在果实正常成熟、表现出本品种固有的品质特征（色泽、香味、风味和口感等）时采收。贮藏果宜在</w:t>
      </w:r>
      <w:r>
        <w:rPr>
          <w:rFonts w:cs="宋体"/>
          <w:color w:val="000000"/>
          <w:kern w:val="0"/>
          <w:sz w:val="32"/>
          <w:szCs w:val="32"/>
        </w:rPr>
        <w:t>8</w:t>
      </w:r>
      <w:r>
        <w:rPr>
          <w:rFonts w:hint="eastAsia" w:cs="宋体"/>
          <w:color w:val="000000"/>
          <w:kern w:val="0"/>
          <w:sz w:val="32"/>
          <w:szCs w:val="32"/>
        </w:rPr>
        <w:t>～</w:t>
      </w:r>
      <w:r>
        <w:rPr>
          <w:rFonts w:cs="宋体"/>
          <w:color w:val="000000"/>
          <w:kern w:val="0"/>
          <w:sz w:val="32"/>
          <w:szCs w:val="32"/>
        </w:rPr>
        <w:t>9</w:t>
      </w:r>
      <w:r>
        <w:rPr>
          <w:rFonts w:hint="eastAsia"/>
          <w:color w:val="000000"/>
          <w:kern w:val="0"/>
          <w:sz w:val="32"/>
          <w:szCs w:val="32"/>
        </w:rPr>
        <w:t>成成熟时</w:t>
      </w:r>
      <w:r>
        <w:rPr>
          <w:rFonts w:hint="eastAsia" w:cs="宋体"/>
          <w:color w:val="000000"/>
          <w:kern w:val="0"/>
          <w:sz w:val="32"/>
          <w:szCs w:val="32"/>
        </w:rPr>
        <w:t>采收。用圆头果剪采果，要求一果两剪，果蒂平齐。</w:t>
      </w:r>
    </w:p>
    <w:p w14:paraId="31996DF1">
      <w:pPr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y">
    <w15:presenceInfo w15:providerId="None" w15:userId="y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397"/>
    <w:rsid w:val="000361EA"/>
    <w:rsid w:val="001C6CB3"/>
    <w:rsid w:val="00242B1A"/>
    <w:rsid w:val="00436589"/>
    <w:rsid w:val="00481EC7"/>
    <w:rsid w:val="00492934"/>
    <w:rsid w:val="004B7BAA"/>
    <w:rsid w:val="0054457E"/>
    <w:rsid w:val="005D22F9"/>
    <w:rsid w:val="00643E04"/>
    <w:rsid w:val="0065236E"/>
    <w:rsid w:val="006545C2"/>
    <w:rsid w:val="006F7397"/>
    <w:rsid w:val="007C4FE8"/>
    <w:rsid w:val="00814E6A"/>
    <w:rsid w:val="00976FB5"/>
    <w:rsid w:val="00A750F1"/>
    <w:rsid w:val="00BF5821"/>
    <w:rsid w:val="00C25CFF"/>
    <w:rsid w:val="00C63DD8"/>
    <w:rsid w:val="00C86E8C"/>
    <w:rsid w:val="00CB57E8"/>
    <w:rsid w:val="00E51F11"/>
    <w:rsid w:val="00E56937"/>
    <w:rsid w:val="00E76242"/>
    <w:rsid w:val="00E910F7"/>
    <w:rsid w:val="00ED504B"/>
    <w:rsid w:val="00EF1FF6"/>
    <w:rsid w:val="00F6104C"/>
    <w:rsid w:val="00F97E33"/>
    <w:rsid w:val="00FA7B8B"/>
    <w:rsid w:val="00FB7281"/>
    <w:rsid w:val="03DB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customStyle="1" w:styleId="7">
    <w:name w:val="页眉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4777</Words>
  <Characters>5585</Characters>
  <Lines>42</Lines>
  <Paragraphs>11</Paragraphs>
  <TotalTime>513</TotalTime>
  <ScaleCrop>false</ScaleCrop>
  <LinksUpToDate>false</LinksUpToDate>
  <CharactersWithSpaces>5799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2019-11-29T03:11:00Z</dcterms:created>
  <dc:creator>asus</dc:creator>
  <cp:lastModifiedBy>Administrator</cp:lastModifiedBy>
  <dcterms:modified xsi:type="dcterms:W3CDTF">2025-01-08T13:18:11Z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A1C4945128AF4B0F8C233250D9FACE32_13</vt:lpwstr>
  </property>
</Properties>
</file>